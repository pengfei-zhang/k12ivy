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3"/>
        <w:jc w:val="center"/>
        <w:rPr>
          <w:rStyle w:val="12"/>
          <w:rFonts w:hint="eastAsia" w:ascii="微软雅黑" w:hAnsi="微软雅黑" w:eastAsia="微软雅黑"/>
          <w:b/>
          <w:color w:val="0C0C0C"/>
          <w:sz w:val="72"/>
          <w:szCs w:val="72"/>
          <w:u w:val="none" w:color="FF0000"/>
          <w:lang w:val="en-US" w:eastAsia="zh-CN"/>
        </w:rPr>
      </w:pPr>
      <w:r>
        <w:rPr>
          <w:rFonts w:hint="eastAsia" w:ascii="微软雅黑" w:hAnsi="微软雅黑" w:eastAsia="微软雅黑" w:cs="宋体"/>
          <w:b/>
          <w:color w:val="131313"/>
          <w:kern w:val="0"/>
          <w:sz w:val="72"/>
          <w:szCs w:val="72"/>
          <w:shd w:val="clear" w:color="auto" w:fill="FFFFFF"/>
          <w:lang w:eastAsia="zh-CN"/>
        </w:rPr>
        <w:t>石家庄</w:t>
      </w:r>
    </w:p>
    <w:p>
      <w:pPr>
        <w:pStyle w:val="33"/>
        <w:jc w:val="center"/>
        <w:rPr>
          <w:rStyle w:val="12"/>
          <w:rFonts w:hint="eastAsia" w:ascii="微软雅黑" w:hAnsi="微软雅黑" w:eastAsia="微软雅黑"/>
          <w:b/>
          <w:color w:val="0C0C0C"/>
          <w:sz w:val="72"/>
          <w:szCs w:val="72"/>
          <w:u w:val="none" w:color="FF0000"/>
          <w:lang w:val="en-US" w:eastAsia="zh-CN"/>
        </w:rPr>
      </w:pPr>
      <w:r>
        <w:rPr>
          <w:rStyle w:val="12"/>
          <w:rFonts w:hint="eastAsia" w:ascii="微软雅黑" w:hAnsi="微软雅黑" w:eastAsia="微软雅黑"/>
          <w:b/>
          <w:color w:val="0C0C0C"/>
          <w:sz w:val="72"/>
          <w:szCs w:val="72"/>
          <w:u w:val="none" w:color="FF0000"/>
          <w:lang w:val="en-US" w:eastAsia="zh-CN"/>
        </w:rPr>
        <w:t>新</w:t>
      </w:r>
    </w:p>
    <w:p>
      <w:pPr>
        <w:pStyle w:val="33"/>
        <w:jc w:val="center"/>
        <w:rPr>
          <w:rStyle w:val="12"/>
          <w:rFonts w:hint="eastAsia" w:ascii="微软雅黑" w:hAnsi="微软雅黑" w:eastAsia="微软雅黑"/>
          <w:b/>
          <w:color w:val="0C0C0C"/>
          <w:sz w:val="72"/>
          <w:szCs w:val="72"/>
          <w:u w:val="none" w:color="FF0000"/>
          <w:lang w:val="en-US" w:eastAsia="zh-CN"/>
        </w:rPr>
      </w:pPr>
      <w:r>
        <w:rPr>
          <w:rStyle w:val="12"/>
          <w:rFonts w:hint="eastAsia" w:ascii="微软雅黑" w:hAnsi="微软雅黑" w:eastAsia="微软雅黑"/>
          <w:b/>
          <w:color w:val="0C0C0C"/>
          <w:sz w:val="72"/>
          <w:szCs w:val="72"/>
          <w:u w:val="none" w:color="FF0000"/>
          <w:lang w:val="en-US" w:eastAsia="zh-CN"/>
        </w:rPr>
        <w:t>乐</w:t>
      </w:r>
    </w:p>
    <w:p>
      <w:pPr>
        <w:pStyle w:val="33"/>
        <w:jc w:val="center"/>
        <w:rPr>
          <w:rStyle w:val="12"/>
          <w:rFonts w:hint="eastAsia" w:ascii="微软雅黑" w:hAnsi="微软雅黑" w:eastAsia="微软雅黑"/>
          <w:b/>
          <w:bCs/>
          <w:color w:val="0C0C0C"/>
          <w:sz w:val="72"/>
          <w:szCs w:val="72"/>
          <w:u w:val="none" w:color="FF0000"/>
          <w:lang w:val="en-US" w:eastAsia="zh-CN"/>
        </w:rPr>
      </w:pPr>
      <w:r>
        <w:rPr>
          <w:rStyle w:val="12"/>
          <w:rFonts w:hint="eastAsia" w:ascii="微软雅黑" w:hAnsi="微软雅黑" w:eastAsia="微软雅黑"/>
          <w:b/>
          <w:bCs/>
          <w:color w:val="0C0C0C"/>
          <w:sz w:val="72"/>
          <w:szCs w:val="72"/>
          <w:u w:val="none" w:color="FF0000"/>
          <w:lang w:val="en-US" w:eastAsia="zh-CN"/>
        </w:rPr>
        <w:t>市</w:t>
      </w:r>
    </w:p>
    <w:p>
      <w:pPr>
        <w:pStyle w:val="33"/>
        <w:jc w:val="center"/>
        <w:rPr>
          <w:rStyle w:val="12"/>
          <w:rFonts w:ascii="微软雅黑" w:hAnsi="微软雅黑" w:eastAsia="微软雅黑"/>
          <w:b/>
          <w:color w:val="0C0C0C"/>
          <w:sz w:val="72"/>
          <w:szCs w:val="72"/>
          <w:u w:val="none" w:color="FF0000"/>
          <w:lang w:val="zh-TW" w:eastAsia="zh-TW"/>
        </w:rPr>
      </w:pPr>
      <w:r>
        <w:rPr>
          <w:rStyle w:val="12"/>
          <w:rFonts w:hint="eastAsia" w:ascii="微软雅黑" w:hAnsi="微软雅黑" w:eastAsia="微软雅黑"/>
          <w:b/>
          <w:color w:val="0C0C0C"/>
          <w:sz w:val="72"/>
          <w:szCs w:val="72"/>
          <w:u w:val="none" w:color="FF0000"/>
          <w:lang w:val="zh-TW" w:eastAsia="zh-TW"/>
        </w:rPr>
        <w:t>市</w:t>
      </w:r>
    </w:p>
    <w:p>
      <w:pPr>
        <w:pStyle w:val="33"/>
        <w:jc w:val="center"/>
        <w:rPr>
          <w:rStyle w:val="12"/>
          <w:rFonts w:ascii="微软雅黑" w:hAnsi="微软雅黑" w:eastAsia="微软雅黑"/>
          <w:b/>
          <w:color w:val="0C0C0C"/>
          <w:sz w:val="72"/>
          <w:szCs w:val="72"/>
          <w:u w:val="none" w:color="FF0000"/>
          <w:lang w:val="zh-TW" w:eastAsia="zh-TW"/>
        </w:rPr>
      </w:pPr>
      <w:r>
        <w:rPr>
          <w:rStyle w:val="12"/>
          <w:rFonts w:hint="eastAsia" w:ascii="微软雅黑" w:hAnsi="微软雅黑" w:eastAsia="微软雅黑"/>
          <w:b/>
          <w:color w:val="0C0C0C"/>
          <w:sz w:val="72"/>
          <w:szCs w:val="72"/>
          <w:u w:val="none" w:color="FF0000"/>
          <w:lang w:val="zh-TW" w:eastAsia="zh-TW"/>
        </w:rPr>
        <w:t>场</w:t>
      </w:r>
    </w:p>
    <w:p>
      <w:pPr>
        <w:pStyle w:val="33"/>
        <w:jc w:val="center"/>
        <w:rPr>
          <w:rStyle w:val="12"/>
          <w:rFonts w:ascii="微软雅黑" w:hAnsi="微软雅黑" w:eastAsia="微软雅黑"/>
          <w:b/>
          <w:color w:val="0C0C0C"/>
          <w:sz w:val="72"/>
          <w:szCs w:val="72"/>
          <w:u w:val="none" w:color="FF0000"/>
          <w:lang w:val="zh-TW" w:eastAsia="zh-TW"/>
        </w:rPr>
      </w:pPr>
      <w:r>
        <w:rPr>
          <w:rStyle w:val="12"/>
          <w:rFonts w:hint="eastAsia" w:ascii="微软雅黑" w:hAnsi="微软雅黑" w:eastAsia="微软雅黑"/>
          <w:b/>
          <w:color w:val="0C0C0C"/>
          <w:sz w:val="72"/>
          <w:szCs w:val="72"/>
          <w:u w:val="none" w:color="FF0000"/>
          <w:lang w:val="zh-TW" w:eastAsia="zh-TW"/>
        </w:rPr>
        <w:t>调</w:t>
      </w:r>
    </w:p>
    <w:p>
      <w:pPr>
        <w:pStyle w:val="33"/>
        <w:jc w:val="center"/>
        <w:rPr>
          <w:rStyle w:val="12"/>
          <w:rFonts w:ascii="微软雅黑" w:hAnsi="微软雅黑" w:eastAsia="微软雅黑"/>
          <w:b/>
          <w:color w:val="0C0C0C"/>
          <w:sz w:val="72"/>
          <w:szCs w:val="72"/>
          <w:u w:val="none" w:color="FF0000"/>
          <w:lang w:val="zh-TW" w:eastAsia="zh-TW"/>
        </w:rPr>
      </w:pPr>
      <w:r>
        <w:rPr>
          <w:rStyle w:val="12"/>
          <w:rFonts w:hint="eastAsia" w:ascii="微软雅黑" w:hAnsi="微软雅黑" w:eastAsia="微软雅黑"/>
          <w:b/>
          <w:color w:val="0C0C0C"/>
          <w:sz w:val="72"/>
          <w:szCs w:val="72"/>
          <w:u w:val="none" w:color="FF0000"/>
          <w:lang w:val="zh-TW" w:eastAsia="zh-TW"/>
        </w:rPr>
        <w:t>查</w:t>
      </w:r>
    </w:p>
    <w:p>
      <w:pPr>
        <w:pStyle w:val="33"/>
        <w:jc w:val="center"/>
        <w:rPr>
          <w:rStyle w:val="12"/>
          <w:rFonts w:ascii="微软雅黑" w:hAnsi="微软雅黑" w:eastAsia="微软雅黑"/>
          <w:b/>
          <w:color w:val="0C0C0C"/>
          <w:sz w:val="72"/>
          <w:szCs w:val="72"/>
          <w:u w:val="none" w:color="FF0000"/>
          <w:lang w:val="zh-TW" w:eastAsia="zh-TW"/>
        </w:rPr>
      </w:pPr>
      <w:r>
        <w:rPr>
          <w:rStyle w:val="12"/>
          <w:rFonts w:hint="eastAsia" w:ascii="微软雅黑" w:hAnsi="微软雅黑" w:eastAsia="微软雅黑"/>
          <w:b/>
          <w:color w:val="0C0C0C"/>
          <w:sz w:val="72"/>
          <w:szCs w:val="72"/>
          <w:u w:val="none" w:color="FF0000"/>
          <w:lang w:val="zh-TW" w:eastAsia="zh-TW"/>
        </w:rPr>
        <w:t>报</w:t>
      </w:r>
    </w:p>
    <w:p>
      <w:pPr>
        <w:pStyle w:val="33"/>
        <w:jc w:val="center"/>
        <w:rPr>
          <w:rStyle w:val="12"/>
          <w:rFonts w:hint="eastAsia" w:ascii="微软雅黑" w:hAnsi="微软雅黑" w:eastAsia="微软雅黑"/>
          <w:b/>
          <w:color w:val="0C0C0C"/>
          <w:sz w:val="72"/>
          <w:szCs w:val="72"/>
          <w:u w:val="none" w:color="FF0000"/>
          <w:lang w:val="en-US" w:eastAsia="zh-CN"/>
        </w:rPr>
      </w:pPr>
      <w:r>
        <w:rPr>
          <w:rStyle w:val="12"/>
          <w:rFonts w:hint="eastAsia" w:ascii="微软雅黑" w:hAnsi="微软雅黑" w:eastAsia="微软雅黑"/>
          <w:b/>
          <w:color w:val="0C0C0C"/>
          <w:sz w:val="72"/>
          <w:szCs w:val="72"/>
          <w:u w:val="none" w:color="FF0000"/>
          <w:lang w:val="zh-TW" w:eastAsia="zh-TW"/>
        </w:rPr>
        <w:t>告</w:t>
      </w:r>
    </w:p>
    <w:p>
      <w:pPr>
        <w:spacing w:after="156" w:afterLines="50"/>
        <w:jc w:val="center"/>
        <w:rPr>
          <w:rFonts w:hint="eastAsia" w:eastAsia="宋体"/>
          <w:b/>
          <w:sz w:val="40"/>
          <w:szCs w:val="40"/>
          <w:lang w:val="en-US" w:eastAsia="zh-CN"/>
        </w:rPr>
      </w:pPr>
      <w:r>
        <w:rPr>
          <w:rFonts w:hint="eastAsia"/>
          <w:b/>
          <w:sz w:val="40"/>
          <w:szCs w:val="40"/>
          <w:lang w:eastAsia="zh-CN"/>
        </w:rPr>
        <w:t>（东长寿学校</w:t>
      </w:r>
      <w:r>
        <w:rPr>
          <w:rFonts w:hint="eastAsia"/>
          <w:b/>
          <w:sz w:val="40"/>
          <w:szCs w:val="40"/>
          <w:lang w:val="en-US" w:eastAsia="zh-CN"/>
        </w:rPr>
        <w:t>）</w:t>
      </w:r>
    </w:p>
    <w:p>
      <w:pPr>
        <w:spacing w:after="156" w:afterLines="50"/>
        <w:jc w:val="center"/>
        <w:rPr>
          <w:b/>
          <w:sz w:val="56"/>
          <w:szCs w:val="56"/>
        </w:rPr>
      </w:pPr>
      <w:r>
        <w:rPr>
          <w:rFonts w:hint="eastAsia"/>
          <w:b/>
          <w:sz w:val="56"/>
          <w:szCs w:val="56"/>
        </w:rPr>
        <w:t>目录</w:t>
      </w:r>
    </w:p>
    <w:p>
      <w:pPr>
        <w:numPr>
          <w:ilvl w:val="0"/>
          <w:numId w:val="1"/>
        </w:numPr>
        <w:spacing w:after="156" w:afterLines="50"/>
        <w:rPr>
          <w:b/>
          <w:sz w:val="30"/>
          <w:szCs w:val="30"/>
        </w:rPr>
      </w:pPr>
      <w:r>
        <w:rPr>
          <w:rFonts w:hint="eastAsia"/>
          <w:b/>
          <w:sz w:val="30"/>
          <w:szCs w:val="30"/>
        </w:rPr>
        <w:t>中国教育行业概况...............................................................</w:t>
      </w:r>
    </w:p>
    <w:p>
      <w:pPr>
        <w:numPr>
          <w:ilvl w:val="0"/>
          <w:numId w:val="1"/>
        </w:numPr>
        <w:spacing w:after="156" w:afterLines="50"/>
        <w:rPr>
          <w:b/>
          <w:sz w:val="30"/>
          <w:szCs w:val="30"/>
        </w:rPr>
      </w:pPr>
      <w:r>
        <w:rPr>
          <w:rFonts w:hint="eastAsia"/>
          <w:b/>
          <w:sz w:val="30"/>
          <w:szCs w:val="30"/>
          <w:lang w:eastAsia="zh-CN"/>
        </w:rPr>
        <w:t>新乐市</w:t>
      </w:r>
      <w:r>
        <w:rPr>
          <w:rFonts w:hint="eastAsia"/>
          <w:b/>
          <w:sz w:val="30"/>
          <w:szCs w:val="30"/>
        </w:rPr>
        <w:t>概况...............................................................</w:t>
      </w:r>
    </w:p>
    <w:p>
      <w:pPr>
        <w:numPr>
          <w:ilvl w:val="0"/>
          <w:numId w:val="1"/>
        </w:numPr>
        <w:spacing w:after="156" w:afterLines="50"/>
        <w:rPr>
          <w:b/>
          <w:sz w:val="30"/>
          <w:szCs w:val="30"/>
        </w:rPr>
      </w:pPr>
      <w:r>
        <w:rPr>
          <w:rFonts w:hint="eastAsia"/>
          <w:b/>
          <w:sz w:val="30"/>
          <w:szCs w:val="30"/>
          <w:lang w:eastAsia="zh-CN"/>
        </w:rPr>
        <w:t>新乐市东长寿学校</w:t>
      </w:r>
      <w:r>
        <w:rPr>
          <w:rFonts w:hint="eastAsia"/>
          <w:b/>
          <w:sz w:val="30"/>
          <w:szCs w:val="30"/>
        </w:rPr>
        <w:t>片区学校概况.........................................</w:t>
      </w:r>
    </w:p>
    <w:p>
      <w:pPr>
        <w:numPr>
          <w:ilvl w:val="0"/>
          <w:numId w:val="1"/>
        </w:numPr>
        <w:spacing w:after="156" w:afterLines="50"/>
        <w:rPr>
          <w:b/>
          <w:sz w:val="30"/>
          <w:szCs w:val="30"/>
        </w:rPr>
      </w:pPr>
      <w:r>
        <w:rPr>
          <w:rFonts w:hint="eastAsia"/>
          <w:b/>
          <w:sz w:val="30"/>
          <w:szCs w:val="30"/>
          <w:lang w:eastAsia="zh-CN"/>
        </w:rPr>
        <w:t>新乐市东长寿学校</w:t>
      </w:r>
      <w:r>
        <w:rPr>
          <w:rFonts w:hint="eastAsia"/>
          <w:b/>
          <w:sz w:val="30"/>
          <w:szCs w:val="30"/>
        </w:rPr>
        <w:t>区竞品概况.........................................</w:t>
      </w:r>
    </w:p>
    <w:p>
      <w:pPr>
        <w:numPr>
          <w:ilvl w:val="0"/>
          <w:numId w:val="1"/>
        </w:numPr>
        <w:spacing w:after="156" w:afterLines="50"/>
        <w:rPr>
          <w:b/>
          <w:sz w:val="30"/>
          <w:szCs w:val="30"/>
        </w:rPr>
      </w:pPr>
      <w:r>
        <w:rPr>
          <w:rFonts w:hint="eastAsia"/>
          <w:b/>
          <w:sz w:val="30"/>
          <w:szCs w:val="30"/>
          <w:lang w:eastAsia="zh-CN"/>
        </w:rPr>
        <w:t>新乐市东长寿学校</w:t>
      </w:r>
      <w:r>
        <w:rPr>
          <w:rFonts w:hint="eastAsia"/>
          <w:b/>
          <w:sz w:val="30"/>
          <w:szCs w:val="30"/>
        </w:rPr>
        <w:t>片区</w:t>
      </w:r>
      <w:r>
        <w:rPr>
          <w:b/>
          <w:sz w:val="30"/>
          <w:szCs w:val="30"/>
        </w:rPr>
        <w:t>社区</w:t>
      </w:r>
      <w:r>
        <w:rPr>
          <w:rFonts w:hint="eastAsia"/>
          <w:b/>
          <w:sz w:val="30"/>
          <w:szCs w:val="30"/>
        </w:rPr>
        <w:t>概况.........................................</w:t>
      </w:r>
    </w:p>
    <w:p>
      <w:pPr>
        <w:numPr>
          <w:ilvl w:val="0"/>
          <w:numId w:val="1"/>
        </w:numPr>
        <w:spacing w:after="156" w:afterLines="50"/>
        <w:rPr>
          <w:b/>
          <w:sz w:val="30"/>
          <w:szCs w:val="30"/>
        </w:rPr>
      </w:pPr>
      <w:r>
        <w:rPr>
          <w:rFonts w:hint="eastAsia"/>
          <w:b/>
          <w:sz w:val="30"/>
          <w:szCs w:val="30"/>
          <w:lang w:eastAsia="zh-CN"/>
        </w:rPr>
        <w:t>新乐市东长寿学校</w:t>
      </w:r>
      <w:r>
        <w:rPr>
          <w:rFonts w:hint="eastAsia"/>
          <w:b/>
          <w:sz w:val="30"/>
          <w:szCs w:val="30"/>
        </w:rPr>
        <w:t>片区综合分析.........................................</w:t>
      </w:r>
    </w:p>
    <w:p>
      <w:pPr>
        <w:spacing w:after="156" w:afterLines="50"/>
        <w:rPr>
          <w:b/>
          <w:sz w:val="30"/>
          <w:szCs w:val="30"/>
        </w:rPr>
      </w:pPr>
    </w:p>
    <w:p>
      <w:pPr>
        <w:spacing w:after="156" w:afterLines="50"/>
        <w:rPr>
          <w:b/>
          <w:sz w:val="30"/>
          <w:szCs w:val="30"/>
        </w:rPr>
      </w:pPr>
    </w:p>
    <w:p>
      <w:pPr>
        <w:spacing w:after="156" w:afterLines="50"/>
        <w:rPr>
          <w:b/>
          <w:sz w:val="30"/>
          <w:szCs w:val="30"/>
        </w:rPr>
      </w:pPr>
    </w:p>
    <w:p>
      <w:pPr>
        <w:spacing w:after="156" w:afterLines="50"/>
        <w:rPr>
          <w:b/>
          <w:sz w:val="30"/>
          <w:szCs w:val="30"/>
        </w:rPr>
      </w:pPr>
    </w:p>
    <w:p>
      <w:pPr>
        <w:spacing w:after="156" w:afterLines="50"/>
        <w:rPr>
          <w:b/>
          <w:sz w:val="30"/>
          <w:szCs w:val="30"/>
        </w:rPr>
      </w:pPr>
    </w:p>
    <w:p>
      <w:pPr>
        <w:spacing w:after="156" w:afterLines="50"/>
        <w:rPr>
          <w:b/>
          <w:sz w:val="30"/>
          <w:szCs w:val="30"/>
        </w:rPr>
      </w:pPr>
    </w:p>
    <w:p>
      <w:pPr>
        <w:spacing w:after="156" w:afterLines="50"/>
        <w:rPr>
          <w:b/>
          <w:sz w:val="30"/>
          <w:szCs w:val="30"/>
        </w:rPr>
      </w:pPr>
    </w:p>
    <w:p>
      <w:pPr>
        <w:spacing w:after="156" w:afterLines="50"/>
        <w:rPr>
          <w:b/>
          <w:sz w:val="30"/>
          <w:szCs w:val="30"/>
        </w:rPr>
      </w:pPr>
    </w:p>
    <w:p>
      <w:pPr>
        <w:spacing w:after="156" w:afterLines="50"/>
        <w:rPr>
          <w:b/>
          <w:sz w:val="30"/>
          <w:szCs w:val="30"/>
        </w:rPr>
      </w:pPr>
    </w:p>
    <w:p>
      <w:pPr>
        <w:spacing w:after="156" w:afterLines="50"/>
        <w:rPr>
          <w:b/>
          <w:sz w:val="30"/>
          <w:szCs w:val="30"/>
        </w:rPr>
      </w:pPr>
    </w:p>
    <w:p>
      <w:pPr>
        <w:pBdr>
          <w:top w:val="single" w:color="auto" w:sz="4" w:space="1"/>
          <w:left w:val="single" w:color="auto" w:sz="4" w:space="4"/>
          <w:bottom w:val="single" w:color="auto" w:sz="4" w:space="1"/>
          <w:right w:val="single" w:color="auto" w:sz="4" w:space="4"/>
        </w:pBdr>
        <w:shd w:val="pct25" w:color="auto" w:fill="FFFFFF"/>
        <w:spacing w:line="360" w:lineRule="exact"/>
        <w:rPr>
          <w:rFonts w:ascii="宋体" w:hAnsi="宋体"/>
          <w:b/>
          <w:sz w:val="36"/>
          <w:szCs w:val="36"/>
        </w:rPr>
      </w:pPr>
      <w:r>
        <w:rPr>
          <w:rFonts w:hint="eastAsia" w:ascii="宋体" w:hAnsi="宋体"/>
          <w:b/>
          <w:sz w:val="36"/>
          <w:szCs w:val="36"/>
        </w:rPr>
        <w:t>一、中国教育行业概览</w:t>
      </w:r>
    </w:p>
    <w:p>
      <w:pPr>
        <w:spacing w:after="156" w:afterLines="50"/>
      </w:pPr>
      <w:r>
        <w:rPr>
          <w:rFonts w:hint="eastAsia"/>
        </w:rPr>
        <w:t>中国私营教育的市场规模预计将从201</w:t>
      </w:r>
      <w:r>
        <w:t>4</w:t>
      </w:r>
      <w:r>
        <w:rPr>
          <w:rFonts w:hint="eastAsia"/>
        </w:rPr>
        <w:t>年3360亿人民币增长到2018年的6560亿，复合增长率预计为18%</w:t>
      </w:r>
    </w:p>
    <w:p>
      <w:pPr>
        <w:rPr>
          <w:b/>
          <w:sz w:val="24"/>
        </w:rPr>
      </w:pPr>
      <w:r>
        <mc:AlternateContent>
          <mc:Choice Requires="wps">
            <w:drawing>
              <wp:anchor distT="0" distB="0" distL="114300" distR="114300" simplePos="0" relativeHeight="251664384" behindDoc="0" locked="0" layoutInCell="1" allowOverlap="1">
                <wp:simplePos x="0" y="0"/>
                <wp:positionH relativeFrom="column">
                  <wp:posOffset>3200400</wp:posOffset>
                </wp:positionH>
                <wp:positionV relativeFrom="paragraph">
                  <wp:posOffset>37465</wp:posOffset>
                </wp:positionV>
                <wp:extent cx="2400300" cy="2674620"/>
                <wp:effectExtent l="0" t="0" r="0" b="11430"/>
                <wp:wrapNone/>
                <wp:docPr id="7" name="矩形 3"/>
                <wp:cNvGraphicFramePr/>
                <a:graphic xmlns:a="http://schemas.openxmlformats.org/drawingml/2006/main">
                  <a:graphicData uri="http://schemas.microsoft.com/office/word/2010/wordprocessingShape">
                    <wps:wsp>
                      <wps:cNvSpPr/>
                      <wps:spPr>
                        <a:xfrm>
                          <a:off x="0" y="0"/>
                          <a:ext cx="2400300" cy="2674620"/>
                        </a:xfrm>
                        <a:prstGeom prst="rect">
                          <a:avLst/>
                        </a:prstGeom>
                        <a:solidFill>
                          <a:srgbClr val="FFFFFF"/>
                        </a:solidFill>
                        <a:ln w="9525">
                          <a:noFill/>
                        </a:ln>
                      </wps:spPr>
                      <wps:txbx>
                        <w:txbxContent>
                          <w:p>
                            <w:pPr>
                              <w:rPr>
                                <w:szCs w:val="21"/>
                              </w:rPr>
                            </w:pPr>
                            <w:r>
                              <w:rPr>
                                <w:rFonts w:hint="eastAsia"/>
                                <w:szCs w:val="21"/>
                              </w:rPr>
                              <w:t>·在中国，整体教育市场的增长速度预计超过GDP的增长速度</w:t>
                            </w:r>
                          </w:p>
                          <w:p>
                            <w:pPr>
                              <w:rPr>
                                <w:szCs w:val="21"/>
                              </w:rPr>
                            </w:pPr>
                            <w:r>
                              <w:rPr>
                                <w:rFonts w:hint="eastAsia"/>
                                <w:szCs w:val="21"/>
                              </w:rPr>
                              <w:t>·私营教育增长更快：</w:t>
                            </w:r>
                          </w:p>
                          <w:p>
                            <w:pPr>
                              <w:ind w:firstLine="105" w:firstLineChars="50"/>
                              <w:rPr>
                                <w:szCs w:val="21"/>
                              </w:rPr>
                            </w:pPr>
                            <w:r>
                              <w:rPr>
                                <w:rFonts w:hint="eastAsia"/>
                                <w:szCs w:val="21"/>
                              </w:rPr>
                              <w:t>- 私营教育市场预计在201</w:t>
                            </w:r>
                            <w:r>
                              <w:rPr>
                                <w:szCs w:val="21"/>
                              </w:rPr>
                              <w:t>4</w:t>
                            </w:r>
                            <w:r>
                              <w:rPr>
                                <w:rFonts w:hint="eastAsia"/>
                                <w:szCs w:val="21"/>
                              </w:rPr>
                              <w:t>到2018年间以18%的复合增长率增长</w:t>
                            </w:r>
                          </w:p>
                          <w:p>
                            <w:pPr>
                              <w:rPr>
                                <w:szCs w:val="21"/>
                              </w:rPr>
                            </w:pPr>
                            <w:r>
                              <w:rPr>
                                <w:rFonts w:hint="eastAsia"/>
                                <w:szCs w:val="21"/>
                              </w:rPr>
                              <w:t>·市场规模估算的主要假设和数据：</w:t>
                            </w:r>
                          </w:p>
                          <w:p>
                            <w:pPr>
                              <w:ind w:firstLine="105" w:firstLineChars="50"/>
                              <w:rPr>
                                <w:szCs w:val="21"/>
                              </w:rPr>
                            </w:pPr>
                            <w:r>
                              <w:rPr>
                                <w:rFonts w:hint="eastAsia"/>
                                <w:szCs w:val="21"/>
                              </w:rPr>
                              <w:t>- 中国的城市化率将在2018年达到68%</w:t>
                            </w:r>
                          </w:p>
                          <w:p>
                            <w:pPr>
                              <w:ind w:firstLine="105" w:firstLineChars="50"/>
                              <w:rPr>
                                <w:szCs w:val="21"/>
                              </w:rPr>
                            </w:pPr>
                            <w:r>
                              <w:rPr>
                                <w:rFonts w:hint="eastAsia"/>
                                <w:szCs w:val="21"/>
                              </w:rPr>
                              <w:t>- 中国人口将在2018年达到15.6亿</w:t>
                            </w:r>
                          </w:p>
                          <w:p>
                            <w:pPr>
                              <w:ind w:firstLine="105" w:firstLineChars="50"/>
                              <w:rPr>
                                <w:szCs w:val="21"/>
                              </w:rPr>
                            </w:pPr>
                            <w:r>
                              <w:rPr>
                                <w:rFonts w:hint="eastAsia"/>
                                <w:szCs w:val="21"/>
                              </w:rPr>
                              <w:t>- 城镇居民的平均教育花费在2009到2018年间将以11%的复合增长率增长</w:t>
                            </w:r>
                          </w:p>
                          <w:p>
                            <w:pPr>
                              <w:ind w:firstLine="105" w:firstLineChars="50"/>
                              <w:rPr>
                                <w:szCs w:val="21"/>
                              </w:rPr>
                            </w:pPr>
                            <w:r>
                              <w:rPr>
                                <w:rFonts w:hint="eastAsia"/>
                                <w:szCs w:val="21"/>
                              </w:rPr>
                              <w:t>- 农村居民的平均教育花费在2013到2018年间将以9%的复合增长率增长</w:t>
                            </w:r>
                          </w:p>
                        </w:txbxContent>
                      </wps:txbx>
                      <wps:bodyPr wrap="square" upright="1"/>
                    </wps:wsp>
                  </a:graphicData>
                </a:graphic>
              </wp:anchor>
            </w:drawing>
          </mc:Choice>
          <mc:Fallback>
            <w:pict>
              <v:rect id="矩形 3" o:spid="_x0000_s1026" o:spt="1" style="position:absolute;left:0pt;margin-left:252pt;margin-top:2.95pt;height:210.6pt;width:189pt;z-index:251664384;mso-width-relative:page;mso-height-relative:page;" fillcolor="#FFFFFF" filled="t" stroked="f" coordsize="21600,21600" o:gfxdata="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aboLD&#10;1wAAAAkBAAAPAAAAAAAAAAEAIAAAACIAAABkcnMvZG93bnJldi54bWxQSwECFAAUAAAACACHTuJA&#10;/2OpnLABAAA0AwAADgAAAAAAAAABACAAAAAmAQAAZHJzL2Uyb0RvYy54bWxQSwUGAAAAAAYABgBZ&#10;AQAASAUAAAAA&#10;">
                <v:fill on="t" focussize="0,0"/>
                <v:stroke on="f"/>
                <v:imagedata o:title=""/>
                <o:lock v:ext="edit" aspectratio="f"/>
                <v:textbox>
                  <w:txbxContent>
                    <w:p>
                      <w:pPr>
                        <w:rPr>
                          <w:szCs w:val="21"/>
                        </w:rPr>
                      </w:pPr>
                      <w:r>
                        <w:rPr>
                          <w:rFonts w:hint="eastAsia"/>
                          <w:szCs w:val="21"/>
                        </w:rPr>
                        <w:t>·在中国，整体教育市场的增长速度预计超过GDP的增长速度</w:t>
                      </w:r>
                    </w:p>
                    <w:p>
                      <w:pPr>
                        <w:rPr>
                          <w:szCs w:val="21"/>
                        </w:rPr>
                      </w:pPr>
                      <w:r>
                        <w:rPr>
                          <w:rFonts w:hint="eastAsia"/>
                          <w:szCs w:val="21"/>
                        </w:rPr>
                        <w:t>·私营教育增长更快：</w:t>
                      </w:r>
                    </w:p>
                    <w:p>
                      <w:pPr>
                        <w:ind w:firstLine="105" w:firstLineChars="50"/>
                        <w:rPr>
                          <w:szCs w:val="21"/>
                        </w:rPr>
                      </w:pPr>
                      <w:r>
                        <w:rPr>
                          <w:rFonts w:hint="eastAsia"/>
                          <w:szCs w:val="21"/>
                        </w:rPr>
                        <w:t>- 私营教育市场预计在201</w:t>
                      </w:r>
                      <w:r>
                        <w:rPr>
                          <w:szCs w:val="21"/>
                        </w:rPr>
                        <w:t>4</w:t>
                      </w:r>
                      <w:r>
                        <w:rPr>
                          <w:rFonts w:hint="eastAsia"/>
                          <w:szCs w:val="21"/>
                        </w:rPr>
                        <w:t>到2018年间以18%的复合增长率增长</w:t>
                      </w:r>
                    </w:p>
                    <w:p>
                      <w:pPr>
                        <w:rPr>
                          <w:szCs w:val="21"/>
                        </w:rPr>
                      </w:pPr>
                      <w:r>
                        <w:rPr>
                          <w:rFonts w:hint="eastAsia"/>
                          <w:szCs w:val="21"/>
                        </w:rPr>
                        <w:t>·市场规模估算的主要假设和数据：</w:t>
                      </w:r>
                    </w:p>
                    <w:p>
                      <w:pPr>
                        <w:ind w:firstLine="105" w:firstLineChars="50"/>
                        <w:rPr>
                          <w:szCs w:val="21"/>
                        </w:rPr>
                      </w:pPr>
                      <w:r>
                        <w:rPr>
                          <w:rFonts w:hint="eastAsia"/>
                          <w:szCs w:val="21"/>
                        </w:rPr>
                        <w:t>- 中国的城市化率将在2018年达到68%</w:t>
                      </w:r>
                    </w:p>
                    <w:p>
                      <w:pPr>
                        <w:ind w:firstLine="105" w:firstLineChars="50"/>
                        <w:rPr>
                          <w:szCs w:val="21"/>
                        </w:rPr>
                      </w:pPr>
                      <w:r>
                        <w:rPr>
                          <w:rFonts w:hint="eastAsia"/>
                          <w:szCs w:val="21"/>
                        </w:rPr>
                        <w:t>- 中国人口将在2018年达到15.6亿</w:t>
                      </w:r>
                    </w:p>
                    <w:p>
                      <w:pPr>
                        <w:ind w:firstLine="105" w:firstLineChars="50"/>
                        <w:rPr>
                          <w:szCs w:val="21"/>
                        </w:rPr>
                      </w:pPr>
                      <w:r>
                        <w:rPr>
                          <w:rFonts w:hint="eastAsia"/>
                          <w:szCs w:val="21"/>
                        </w:rPr>
                        <w:t>- 城镇居民的平均教育花费在2009到2018年间将以11%的复合增长率增长</w:t>
                      </w:r>
                    </w:p>
                    <w:p>
                      <w:pPr>
                        <w:ind w:firstLine="105" w:firstLineChars="50"/>
                        <w:rPr>
                          <w:szCs w:val="21"/>
                        </w:rPr>
                      </w:pPr>
                      <w:r>
                        <w:rPr>
                          <w:rFonts w:hint="eastAsia"/>
                          <w:szCs w:val="21"/>
                        </w:rPr>
                        <w:t>- 农村居民的平均教育花费在2013到2018年间将以9%的复合增长率增长</w:t>
                      </w:r>
                    </w:p>
                  </w:txbxContent>
                </v:textbox>
              </v:rect>
            </w:pict>
          </mc:Fallback>
        </mc:AlternateContent>
      </w:r>
      <w:r>
        <w:rPr>
          <w:rFonts w:hint="eastAsia"/>
          <w:b/>
          <w:sz w:val="24"/>
        </w:rPr>
        <w:t>中国教育市场规模</w:t>
      </w:r>
    </w:p>
    <w:p>
      <w:pPr>
        <w:spacing w:before="156" w:beforeLines="50"/>
        <w:ind w:firstLine="315" w:firstLineChars="150"/>
      </w:pPr>
      <w:r>
        <w:rPr>
          <w:rFonts w:hint="eastAsia"/>
        </w:rPr>
        <w:t>10亿人民币</w:t>
      </w:r>
    </w:p>
    <w:p>
      <w:pPr>
        <w:spacing w:after="156" w:afterLines="50"/>
      </w:pPr>
      <w:r>
        <mc:AlternateContent>
          <mc:Choice Requires="wps">
            <w:drawing>
              <wp:anchor distT="0" distB="0" distL="114300" distR="114300" simplePos="0" relativeHeight="251658240" behindDoc="0" locked="0" layoutInCell="1" allowOverlap="1">
                <wp:simplePos x="0" y="0"/>
                <wp:positionH relativeFrom="column">
                  <wp:posOffset>342900</wp:posOffset>
                </wp:positionH>
                <wp:positionV relativeFrom="paragraph">
                  <wp:posOffset>100965</wp:posOffset>
                </wp:positionV>
                <wp:extent cx="635" cy="1783080"/>
                <wp:effectExtent l="4445" t="0" r="13970" b="7620"/>
                <wp:wrapNone/>
                <wp:docPr id="1" name="直线 5"/>
                <wp:cNvGraphicFramePr/>
                <a:graphic xmlns:a="http://schemas.openxmlformats.org/drawingml/2006/main">
                  <a:graphicData uri="http://schemas.microsoft.com/office/word/2010/wordprocessingShape">
                    <wps:wsp>
                      <wps:cNvCnPr/>
                      <wps:spPr>
                        <a:xfrm>
                          <a:off x="0" y="0"/>
                          <a:ext cx="635" cy="17830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27pt;margin-top:7.95pt;height:140.4pt;width:0.05pt;z-index:251658240;mso-width-relative:page;mso-height-relative:page;" filled="f" stroked="t" coordsize="21600,21600" o:gfxdata="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C3pNE1wAAAAgBAAAPAAAAAAAAAAEAIAAAACIA&#10;AABkcnMvZG93bnJldi54bWxQSwECFAAUAAAACACHTuJAnkzPsdEBAACPAwAADgAAAAAAAAABACAA&#10;AAAmAQAAZHJzL2Uyb0RvYy54bWxQSwUGAAAAAAYABgBZAQAAaQUAAAAA&#10;">
                <v:fill on="f" focussize="0,0"/>
                <v:stroke color="#000000" joinstyle="round"/>
                <v:imagedata o:title=""/>
                <o:lock v:ext="edit" aspectratio="f"/>
              </v:line>
            </w:pict>
          </mc:Fallback>
        </mc:AlternateContent>
      </w:r>
      <w:r>
        <w:rPr>
          <w:rFonts w:hint="eastAsia"/>
        </w:rPr>
        <w:t>1200</w:t>
      </w:r>
    </w:p>
    <w:p>
      <w:pPr>
        <w:spacing w:after="156" w:afterLines="50"/>
      </w:pPr>
      <w:r>
        <mc:AlternateContent>
          <mc:Choice Requires="wps">
            <w:drawing>
              <wp:anchor distT="0" distB="0" distL="114300" distR="114300" simplePos="0" relativeHeight="251662336" behindDoc="0" locked="0" layoutInCell="1" allowOverlap="1">
                <wp:simplePos x="0" y="0"/>
                <wp:positionH relativeFrom="column">
                  <wp:posOffset>1828800</wp:posOffset>
                </wp:positionH>
                <wp:positionV relativeFrom="paragraph">
                  <wp:posOffset>100965</wp:posOffset>
                </wp:positionV>
                <wp:extent cx="685800" cy="990600"/>
                <wp:effectExtent l="4445" t="4445" r="14605" b="14605"/>
                <wp:wrapNone/>
                <wp:docPr id="5" name="矩形 6"/>
                <wp:cNvGraphicFramePr/>
                <a:graphic xmlns:a="http://schemas.openxmlformats.org/drawingml/2006/main">
                  <a:graphicData uri="http://schemas.microsoft.com/office/word/2010/wordprocessingShape">
                    <wps:wsp>
                      <wps:cNvSpPr/>
                      <wps:spPr>
                        <a:xfrm>
                          <a:off x="0" y="0"/>
                          <a:ext cx="685800" cy="990600"/>
                        </a:xfrm>
                        <a:prstGeom prst="rect">
                          <a:avLst/>
                        </a:prstGeom>
                        <a:solidFill>
                          <a:srgbClr val="C0C0C0"/>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6" o:spid="_x0000_s1026" o:spt="1" style="position:absolute;left:0pt;margin-left:144pt;margin-top:7.95pt;height:78pt;width:54pt;z-index:251662336;mso-width-relative:page;mso-height-relative:page;" fillcolor="#C0C0C0" filled="t" stroked="t" coordsize="21600,21600" o:gfxdata="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ugQa&#10;LNkAAAAKAQAADwAAAAAAAAABACAAAAAiAAAAZHJzL2Rvd25yZXYueG1sUEsBAhQAFAAAAAgAh07i&#10;QGGW/wjoAQAA3QMAAA4AAAAAAAAAAQAgAAAAKAEAAGRycy9lMm9Eb2MueG1sUEsFBgAAAAAGAAYA&#10;WQEAAIIFAAAAAA==&#10;">
                <v:fill on="t" focussize="0,0"/>
                <v:stroke color="#000000" joinstyle="miter"/>
                <v:imagedata o:title=""/>
                <o:lock v:ext="edit" aspectratio="f"/>
              </v:rect>
            </w:pict>
          </mc:Fallback>
        </mc:AlternateContent>
      </w:r>
      <w:r>
        <w:rPr>
          <w:rFonts w:hint="eastAsia"/>
        </w:rPr>
        <w:t>1000</w:t>
      </w:r>
    </w:p>
    <w:p>
      <w:pPr>
        <w:spacing w:after="156" w:afterLines="50"/>
      </w:pPr>
      <w:r>
        <w:rPr>
          <w:rFonts w:hint="eastAsia"/>
        </w:rPr>
        <w:t>800</w:t>
      </w:r>
    </w:p>
    <w:p>
      <w:pPr>
        <w:spacing w:after="156" w:afterLines="50"/>
      </w:pPr>
      <w:r>
        <mc:AlternateContent>
          <mc:Choice Requires="wps">
            <w:drawing>
              <wp:anchor distT="0" distB="0" distL="114300" distR="114300" simplePos="0" relativeHeight="251661312" behindDoc="0" locked="0" layoutInCell="1" allowOverlap="1">
                <wp:simplePos x="0" y="0"/>
                <wp:positionH relativeFrom="column">
                  <wp:posOffset>683895</wp:posOffset>
                </wp:positionH>
                <wp:positionV relativeFrom="paragraph">
                  <wp:posOffset>100965</wp:posOffset>
                </wp:positionV>
                <wp:extent cx="685800" cy="594360"/>
                <wp:effectExtent l="4445" t="4445" r="14605" b="10795"/>
                <wp:wrapNone/>
                <wp:docPr id="4" name="矩形 7"/>
                <wp:cNvGraphicFramePr/>
                <a:graphic xmlns:a="http://schemas.openxmlformats.org/drawingml/2006/main">
                  <a:graphicData uri="http://schemas.microsoft.com/office/word/2010/wordprocessingShape">
                    <wps:wsp>
                      <wps:cNvSpPr/>
                      <wps:spPr>
                        <a:xfrm>
                          <a:off x="0" y="0"/>
                          <a:ext cx="685800" cy="594360"/>
                        </a:xfrm>
                        <a:prstGeom prst="rect">
                          <a:avLst/>
                        </a:prstGeom>
                        <a:solidFill>
                          <a:srgbClr val="C0C0C0"/>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7" o:spid="_x0000_s1026" o:spt="1" style="position:absolute;left:0pt;margin-left:53.85pt;margin-top:7.95pt;height:46.8pt;width:54pt;z-index:251661312;mso-width-relative:page;mso-height-relative:page;" fillcolor="#C0C0C0" filled="t" stroked="t" coordsize="21600,21600" o:gfxdata="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SiSQk1wAAAAoBAAAPAAAAAAAAAAEAIAAAACIAAABkcnMvZG93bnJldi54bWxQSwECFAAUAAAA&#10;CACHTuJAySpFKe8BAADdAwAADgAAAAAAAAABACAAAAAmAQAAZHJzL2Uyb0RvYy54bWxQSwUGAAAA&#10;AAYABgBZAQAAhwUAAAAA&#10;">
                <v:fill on="t" focussize="0,0"/>
                <v:stroke color="#000000" joinstyle="miter"/>
                <v:imagedata o:title=""/>
                <o:lock v:ext="edit" aspectratio="f"/>
              </v:rect>
            </w:pict>
          </mc:Fallback>
        </mc:AlternateContent>
      </w:r>
      <w:r>
        <w:rPr>
          <w:rFonts w:hint="eastAsia"/>
        </w:rPr>
        <w:t>600</w:t>
      </w:r>
    </w:p>
    <w:p>
      <w:pPr>
        <w:spacing w:after="156" w:afterLines="50"/>
      </w:pPr>
      <w:r>
        <mc:AlternateContent>
          <mc:Choice Requires="wps">
            <w:drawing>
              <wp:anchor distT="0" distB="0" distL="114300" distR="114300" simplePos="0" relativeHeight="251663360" behindDoc="0" locked="0" layoutInCell="1" allowOverlap="1">
                <wp:simplePos x="0" y="0"/>
                <wp:positionH relativeFrom="column">
                  <wp:posOffset>1828800</wp:posOffset>
                </wp:positionH>
                <wp:positionV relativeFrom="paragraph">
                  <wp:posOffset>198120</wp:posOffset>
                </wp:positionV>
                <wp:extent cx="685800" cy="495300"/>
                <wp:effectExtent l="4445" t="4445" r="14605" b="14605"/>
                <wp:wrapNone/>
                <wp:docPr id="6" name="矩形 8"/>
                <wp:cNvGraphicFramePr/>
                <a:graphic xmlns:a="http://schemas.openxmlformats.org/drawingml/2006/main">
                  <a:graphicData uri="http://schemas.microsoft.com/office/word/2010/wordprocessingShape">
                    <wps:wsp>
                      <wps:cNvSpPr/>
                      <wps:spPr>
                        <a:xfrm>
                          <a:off x="0" y="0"/>
                          <a:ext cx="685800" cy="495300"/>
                        </a:xfrm>
                        <a:prstGeom prst="rect">
                          <a:avLst/>
                        </a:prstGeom>
                        <a:solidFill>
                          <a:srgbClr val="969696"/>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8" o:spid="_x0000_s1026" o:spt="1" style="position:absolute;left:0pt;margin-left:144pt;margin-top:15.6pt;height:39pt;width:54pt;z-index:251663360;mso-width-relative:page;mso-height-relative:page;" fillcolor="#969696" filled="t" stroked="t" coordsize="21600,21600" o:gfxdata="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8&#10;3HiR2gAAAAoBAAAPAAAAAAAAAAEAIAAAACIAAABkcnMvZG93bnJldi54bWxQSwECFAAUAAAACACH&#10;TuJAYi0LJOkBAADdAwAADgAAAAAAAAABACAAAAApAQAAZHJzL2Uyb0RvYy54bWxQSwUGAAAAAAYA&#10;BgBZAQAAhAUAAAAA&#10;">
                <v:fill on="t" focussize="0,0"/>
                <v:stroke color="#000000" joinstyle="miter"/>
                <v:imagedata o:title=""/>
                <o:lock v:ext="edit" aspectratio="f"/>
              </v:rect>
            </w:pict>
          </mc:Fallback>
        </mc:AlternateContent>
      </w:r>
      <w:r>
        <w:rPr>
          <w:rFonts w:hint="eastAsia"/>
        </w:rPr>
        <w:t>400</w:t>
      </w:r>
    </w:p>
    <w:p>
      <w:pPr>
        <w:spacing w:after="156" w:afterLines="50"/>
      </w:pPr>
      <w:r>
        <mc:AlternateContent>
          <mc:Choice Requires="wps">
            <w:drawing>
              <wp:anchor distT="0" distB="0" distL="114300" distR="114300" simplePos="0" relativeHeight="251660288" behindDoc="0" locked="0" layoutInCell="1" allowOverlap="1">
                <wp:simplePos x="0" y="0"/>
                <wp:positionH relativeFrom="column">
                  <wp:posOffset>683895</wp:posOffset>
                </wp:positionH>
                <wp:positionV relativeFrom="paragraph">
                  <wp:posOffset>100965</wp:posOffset>
                </wp:positionV>
                <wp:extent cx="685800" cy="297180"/>
                <wp:effectExtent l="4445" t="4445" r="14605" b="22225"/>
                <wp:wrapNone/>
                <wp:docPr id="3" name="矩形 9"/>
                <wp:cNvGraphicFramePr/>
                <a:graphic xmlns:a="http://schemas.openxmlformats.org/drawingml/2006/main">
                  <a:graphicData uri="http://schemas.microsoft.com/office/word/2010/wordprocessingShape">
                    <wps:wsp>
                      <wps:cNvSpPr/>
                      <wps:spPr>
                        <a:xfrm>
                          <a:off x="0" y="0"/>
                          <a:ext cx="685800" cy="297180"/>
                        </a:xfrm>
                        <a:prstGeom prst="rect">
                          <a:avLst/>
                        </a:prstGeom>
                        <a:solidFill>
                          <a:srgbClr val="969696"/>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9" o:spid="_x0000_s1026" o:spt="1" style="position:absolute;left:0pt;margin-left:53.85pt;margin-top:7.95pt;height:23.4pt;width:54pt;z-index:251660288;mso-width-relative:page;mso-height-relative:page;" fillcolor="#969696" filled="t" stroked="t" coordsize="21600,21600" o:gfxdata="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jdVrb2QAAAAkBAAAPAAAAAAAAAAEAIAAAACIAAABkcnMvZG93bnJldi54bWxQSwECFAAUAAAA&#10;CACHTuJAgV2rLe0BAADdAwAADgAAAAAAAAABACAAAAAoAQAAZHJzL2Uyb0RvYy54bWxQSwUGAAAA&#10;AAYABgBZAQAAhwUAAAAA&#10;">
                <v:fill on="t" focussize="0,0"/>
                <v:stroke color="#000000" joinstyle="miter"/>
                <v:imagedata o:title=""/>
                <o:lock v:ext="edit" aspectratio="f"/>
              </v:rect>
            </w:pict>
          </mc:Fallback>
        </mc:AlternateContent>
      </w:r>
      <w:r>
        <w:rPr>
          <w:rFonts w:hint="eastAsia"/>
        </w:rPr>
        <w:t>200</w:t>
      </w:r>
    </w:p>
    <w:p>
      <w:r>
        <mc:AlternateContent>
          <mc:Choice Requires="wps">
            <w:drawing>
              <wp:anchor distT="0" distB="0" distL="114300" distR="114300" simplePos="0" relativeHeight="251659264" behindDoc="0" locked="0" layoutInCell="1" allowOverlap="1">
                <wp:simplePos x="0" y="0"/>
                <wp:positionH relativeFrom="column">
                  <wp:posOffset>342900</wp:posOffset>
                </wp:positionH>
                <wp:positionV relativeFrom="paragraph">
                  <wp:posOffset>100965</wp:posOffset>
                </wp:positionV>
                <wp:extent cx="2628900" cy="0"/>
                <wp:effectExtent l="0" t="0" r="0" b="0"/>
                <wp:wrapNone/>
                <wp:docPr id="2" name="直线 10"/>
                <wp:cNvGraphicFramePr/>
                <a:graphic xmlns:a="http://schemas.openxmlformats.org/drawingml/2006/main">
                  <a:graphicData uri="http://schemas.microsoft.com/office/word/2010/wordprocessingShape">
                    <wps:wsp>
                      <wps:cNvCnPr/>
                      <wps:spPr>
                        <a:xfrm>
                          <a:off x="0" y="0"/>
                          <a:ext cx="26289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0" o:spid="_x0000_s1026" o:spt="20" style="position:absolute;left:0pt;margin-left:27pt;margin-top:7.95pt;height:0pt;width:207pt;z-index:251659264;mso-width-relative:page;mso-height-relative:page;" filled="f" stroked="t" coordsize="21600,21600" o:gfxdata="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FOop11QAAAAgBAAAPAAAAAAAAAAEAIAAAACIAAABkcnMv&#10;ZG93bnJldi54bWxQSwECFAAUAAAACACHTuJAJ0iDXs0BAACOAwAADgAAAAAAAAABACAAAAAkAQAA&#10;ZHJzL2Uyb0RvYy54bWxQSwUGAAAAAAYABgBZAQAAYwUAAAAA&#10;">
                <v:fill on="f" focussize="0,0"/>
                <v:stroke color="#000000" joinstyle="round"/>
                <v:imagedata o:title=""/>
                <o:lock v:ext="edit" aspectratio="f"/>
              </v:line>
            </w:pict>
          </mc:Fallback>
        </mc:AlternateContent>
      </w:r>
      <w:r>
        <w:rPr>
          <w:rFonts w:hint="eastAsia"/>
        </w:rPr>
        <w:t>0</w:t>
      </w:r>
    </w:p>
    <w:p>
      <w:pPr>
        <w:numPr>
          <w:ilvl w:val="0"/>
          <w:numId w:val="2"/>
        </w:numPr>
        <w:spacing w:after="156" w:afterLines="50"/>
      </w:pPr>
      <w:r>
        <w:t xml:space="preserve">         </w:t>
      </w:r>
      <w:r>
        <w:rPr>
          <w:rFonts w:hint="eastAsia"/>
        </w:rPr>
        <w:t>2018（预计）</w:t>
      </w:r>
    </w:p>
    <w:p>
      <w:r>
        <w:rPr>
          <w:rFonts w:hint="eastAsia"/>
        </w:rPr>
        <w:t>主要的领域预计在2014到2018年间以高于GDP增长率的速度增长，包括与海外教育相关的领域。</w:t>
      </w:r>
    </w:p>
    <w:p/>
    <w:p/>
    <w:p/>
    <w:p>
      <w:r>
        <w:rPr>
          <w:rFonts w:hint="eastAsia"/>
        </w:rPr>
        <w:t>中国教育行业内各领域的规模和增长</w:t>
      </w:r>
    </w:p>
    <w:p>
      <w:pPr>
        <w:ind w:firstLine="210" w:firstLineChars="100"/>
      </w:pPr>
      <w:r>
        <w:rPr>
          <w:rFonts w:hint="eastAsia"/>
        </w:rPr>
        <w:t>复合增长率</w:t>
      </w:r>
    </w:p>
    <w:p>
      <w:pPr>
        <w:spacing w:after="156" w:afterLines="50"/>
        <w:ind w:firstLine="210" w:firstLineChars="100"/>
      </w:pPr>
      <w:r>
        <w:rPr>
          <w:rFonts w:hint="eastAsia"/>
        </w:rPr>
        <w:t>201</w:t>
      </w:r>
      <w:r>
        <w:t>4</w:t>
      </w:r>
      <w:r>
        <w:rPr>
          <w:rFonts w:hint="eastAsia"/>
        </w:rPr>
        <w:t>-2018</w:t>
      </w:r>
    </w:p>
    <w:p>
      <w:pPr>
        <w:spacing w:after="156" w:afterLines="50"/>
      </w:pPr>
      <w:r>
        <mc:AlternateContent>
          <mc:Choice Requires="wps">
            <w:drawing>
              <wp:anchor distT="0" distB="0" distL="114300" distR="114300" simplePos="0" relativeHeight="251678720" behindDoc="0" locked="0" layoutInCell="1" allowOverlap="1">
                <wp:simplePos x="0" y="0"/>
                <wp:positionH relativeFrom="column">
                  <wp:posOffset>1943100</wp:posOffset>
                </wp:positionH>
                <wp:positionV relativeFrom="paragraph">
                  <wp:posOffset>198120</wp:posOffset>
                </wp:positionV>
                <wp:extent cx="914400" cy="297180"/>
                <wp:effectExtent l="0" t="0" r="0" b="0"/>
                <wp:wrapNone/>
                <wp:docPr id="21" name="矩形 4"/>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alpha val="0"/>
                          </a:srgbClr>
                        </a:solidFill>
                        <a:ln w="9525">
                          <a:noFill/>
                        </a:ln>
                      </wps:spPr>
                      <wps:txbx>
                        <w:txbxContent>
                          <w:p>
                            <w:pPr>
                              <w:rPr>
                                <w:sz w:val="18"/>
                                <w:szCs w:val="18"/>
                              </w:rPr>
                            </w:pPr>
                            <w:r>
                              <w:rPr>
                                <w:rFonts w:hint="eastAsia"/>
                                <w:sz w:val="18"/>
                                <w:szCs w:val="18"/>
                              </w:rPr>
                              <w:t>职业技能培训</w:t>
                            </w:r>
                          </w:p>
                        </w:txbxContent>
                      </wps:txbx>
                      <wps:bodyPr wrap="square" upright="1"/>
                    </wps:wsp>
                  </a:graphicData>
                </a:graphic>
              </wp:anchor>
            </w:drawing>
          </mc:Choice>
          <mc:Fallback>
            <w:pict>
              <v:rect id="矩形 4" o:spid="_x0000_s1026" o:spt="1" style="position:absolute;left:0pt;margin-left:153pt;margin-top:15.6pt;height:23.4pt;width:72pt;z-index:251678720;mso-width-relative:page;mso-height-relative:page;" fillcolor="#FFFFFF" filled="t" stroked="f" coordsize="21600,21600" o:gfxdata="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gc68P2QAAAAkBAAAPAAAAAAAAAAEAIAAAACIAAABkcnMvZG93bnJldi54bWxQSwECFAAU&#10;AAAACACHTuJAF5FJSLcBAABQAwAADgAAAAAAAAABACAAAAAoAQAAZHJzL2Uyb0RvYy54bWxQSwUG&#10;AAAAAAYABgBZAQAAUQUAAAAA&#10;">
                <v:fill on="t" opacity="0f" focussize="0,0"/>
                <v:stroke on="f"/>
                <v:imagedata o:title=""/>
                <o:lock v:ext="edit" aspectratio="f"/>
                <v:textbox>
                  <w:txbxContent>
                    <w:p>
                      <w:pPr>
                        <w:rPr>
                          <w:sz w:val="18"/>
                          <w:szCs w:val="18"/>
                        </w:rPr>
                      </w:pPr>
                      <w:r>
                        <w:rPr>
                          <w:rFonts w:hint="eastAsia"/>
                          <w:sz w:val="18"/>
                          <w:szCs w:val="18"/>
                        </w:rPr>
                        <w:t>职业技能培训</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457200</wp:posOffset>
                </wp:positionH>
                <wp:positionV relativeFrom="paragraph">
                  <wp:posOffset>99060</wp:posOffset>
                </wp:positionV>
                <wp:extent cx="685800" cy="297180"/>
                <wp:effectExtent l="0" t="0" r="0" b="0"/>
                <wp:wrapNone/>
                <wp:docPr id="20" name="矩形 11"/>
                <wp:cNvGraphicFramePr/>
                <a:graphic xmlns:a="http://schemas.openxmlformats.org/drawingml/2006/main">
                  <a:graphicData uri="http://schemas.microsoft.com/office/word/2010/wordprocessingShape">
                    <wps:wsp>
                      <wps:cNvSpPr/>
                      <wps:spPr>
                        <a:xfrm>
                          <a:off x="0" y="0"/>
                          <a:ext cx="685800" cy="297180"/>
                        </a:xfrm>
                        <a:prstGeom prst="rect">
                          <a:avLst/>
                        </a:prstGeom>
                        <a:solidFill>
                          <a:srgbClr val="FFFFFF">
                            <a:alpha val="0"/>
                          </a:srgbClr>
                        </a:solidFill>
                        <a:ln w="9525">
                          <a:noFill/>
                        </a:ln>
                      </wps:spPr>
                      <wps:txbx>
                        <w:txbxContent>
                          <w:p>
                            <w:pPr>
                              <w:rPr>
                                <w:sz w:val="18"/>
                                <w:szCs w:val="18"/>
                              </w:rPr>
                            </w:pPr>
                            <w:r>
                              <w:rPr>
                                <w:rFonts w:hint="eastAsia"/>
                                <w:sz w:val="18"/>
                                <w:szCs w:val="18"/>
                              </w:rPr>
                              <w:t>高端培训</w:t>
                            </w:r>
                          </w:p>
                        </w:txbxContent>
                      </wps:txbx>
                      <wps:bodyPr wrap="square" upright="1"/>
                    </wps:wsp>
                  </a:graphicData>
                </a:graphic>
              </wp:anchor>
            </w:drawing>
          </mc:Choice>
          <mc:Fallback>
            <w:pict>
              <v:rect id="矩形 11" o:spid="_x0000_s1026" o:spt="1" style="position:absolute;left:0pt;margin-left:36pt;margin-top:7.8pt;height:23.4pt;width:54pt;z-index:251677696;mso-width-relative:page;mso-height-relative:page;" fillcolor="#FFFFFF" filled="t" stroked="f" coordsize="21600,21600" o:gfxdata="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JQInXAAAACAEAAA8AAAAAAAAAAQAgAAAAIgAAAGRycy9kb3ducmV2LnhtbFBLAQIUABQA&#10;AAAIAIdO4kBgzy/FuAEAAFEDAAAOAAAAAAAAAAEAIAAAACYBAABkcnMvZTJvRG9jLnhtbFBLBQYA&#10;AAAABgAGAFkBAABQBQAAAAA=&#10;">
                <v:fill on="t" opacity="0f" focussize="0,0"/>
                <v:stroke on="f"/>
                <v:imagedata o:title=""/>
                <o:lock v:ext="edit" aspectratio="f"/>
                <v:textbox>
                  <w:txbxContent>
                    <w:p>
                      <w:pPr>
                        <w:rPr>
                          <w:sz w:val="18"/>
                          <w:szCs w:val="18"/>
                        </w:rPr>
                      </w:pPr>
                      <w:r>
                        <w:rPr>
                          <w:rFonts w:hint="eastAsia"/>
                          <w:sz w:val="18"/>
                          <w:szCs w:val="18"/>
                        </w:rPr>
                        <w:t>高端培训</w:t>
                      </w: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342900</wp:posOffset>
                </wp:positionH>
                <wp:positionV relativeFrom="paragraph">
                  <wp:posOffset>0</wp:posOffset>
                </wp:positionV>
                <wp:extent cx="635" cy="2476500"/>
                <wp:effectExtent l="4445" t="0" r="13970" b="0"/>
                <wp:wrapNone/>
                <wp:docPr id="8" name="直线 13"/>
                <wp:cNvGraphicFramePr/>
                <a:graphic xmlns:a="http://schemas.openxmlformats.org/drawingml/2006/main">
                  <a:graphicData uri="http://schemas.microsoft.com/office/word/2010/wordprocessingShape">
                    <wps:wsp>
                      <wps:cNvCnPr/>
                      <wps:spPr>
                        <a:xfrm>
                          <a:off x="0" y="0"/>
                          <a:ext cx="635" cy="24765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3" o:spid="_x0000_s1026" o:spt="20" style="position:absolute;left:0pt;margin-left:27pt;margin-top:0pt;height:195pt;width:0.05pt;z-index:251665408;mso-width-relative:page;mso-height-relative:page;" filled="f" stroked="t" coordsize="21600,21600" o:gfxdata="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TXbH7dUAAAAGAQAADwAAAAAAAAABACAAAAAiAAAA&#10;ZHJzL2Rvd25yZXYueG1sUEsBAhQAFAAAAAgAh07iQBwszzDRAQAAkAMAAA4AAAAAAAAAAQAgAAAA&#10;JAEAAGRycy9lMm9Eb2MueG1sUEsFBgAAAAAGAAYAWQEAAGcFAAAAAA==&#10;">
                <v:fill on="f" focussize="0,0"/>
                <v:stroke color="#000000" joinstyle="round"/>
                <v:imagedata o:title=""/>
                <o:lock v:ext="edit" aspectratio="f"/>
              </v:line>
            </w:pict>
          </mc:Fallback>
        </mc:AlternateContent>
      </w:r>
      <w:r>
        <w:rPr>
          <w:rFonts w:hint="eastAsia"/>
        </w:rPr>
        <w:t>35% -</w:t>
      </w:r>
    </w:p>
    <w:p>
      <w:pPr>
        <w:spacing w:after="156" w:afterLines="50"/>
      </w:pPr>
      <w:r>
        <w:rPr>
          <w:rFonts w:hint="eastAsia"/>
        </w:rPr>
        <w:t>30% -</w:t>
      </w:r>
    </w:p>
    <w:p>
      <w:pPr>
        <w:spacing w:after="156" w:afterLines="50"/>
      </w:pPr>
      <w:r>
        <mc:AlternateContent>
          <mc:Choice Requires="wps">
            <w:drawing>
              <wp:anchor distT="0" distB="0" distL="114300" distR="114300" simplePos="0" relativeHeight="251688960" behindDoc="0" locked="0" layoutInCell="1" allowOverlap="1">
                <wp:simplePos x="0" y="0"/>
                <wp:positionH relativeFrom="column">
                  <wp:posOffset>2628900</wp:posOffset>
                </wp:positionH>
                <wp:positionV relativeFrom="paragraph">
                  <wp:posOffset>100965</wp:posOffset>
                </wp:positionV>
                <wp:extent cx="914400" cy="297180"/>
                <wp:effectExtent l="0" t="0" r="0" b="0"/>
                <wp:wrapNone/>
                <wp:docPr id="31" name="矩形 12"/>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alpha val="0"/>
                          </a:srgbClr>
                        </a:solidFill>
                        <a:ln w="9525">
                          <a:noFill/>
                        </a:ln>
                      </wps:spPr>
                      <wps:txbx>
                        <w:txbxContent>
                          <w:p>
                            <w:pPr>
                              <w:rPr>
                                <w:sz w:val="18"/>
                                <w:szCs w:val="18"/>
                              </w:rPr>
                            </w:pPr>
                            <w:r>
                              <w:rPr>
                                <w:rFonts w:hint="eastAsia"/>
                                <w:sz w:val="18"/>
                                <w:szCs w:val="18"/>
                              </w:rPr>
                              <w:t>私营学位教育</w:t>
                            </w:r>
                          </w:p>
                        </w:txbxContent>
                      </wps:txbx>
                      <wps:bodyPr wrap="square" upright="1"/>
                    </wps:wsp>
                  </a:graphicData>
                </a:graphic>
              </wp:anchor>
            </w:drawing>
          </mc:Choice>
          <mc:Fallback>
            <w:pict>
              <v:rect id="矩形 12" o:spid="_x0000_s1026" o:spt="1" style="position:absolute;left:0pt;margin-left:207pt;margin-top:7.95pt;height:23.4pt;width:72pt;z-index:251688960;mso-width-relative:page;mso-height-relative:page;" fillcolor="#FFFFFF" filled="t" stroked="f" coordsize="21600,21600" o:gfxdata="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cUpoINkAAAAJAQAADwAAAAAAAAABACAAAAAiAAAAZHJzL2Rvd25yZXYueG1sUEsBAhQA&#10;FAAAAAgAh07iQL2fyMW4AQAAUQMAAA4AAAAAAAAAAQAgAAAAKAEAAGRycy9lMm9Eb2MueG1sUEsF&#10;BgAAAAAGAAYAWQEAAFIFAAAAAA==&#10;">
                <v:fill on="t" opacity="0f" focussize="0,0"/>
                <v:stroke on="f"/>
                <v:imagedata o:title=""/>
                <o:lock v:ext="edit" aspectratio="f"/>
                <v:textbox>
                  <w:txbxContent>
                    <w:p>
                      <w:pPr>
                        <w:rPr>
                          <w:sz w:val="18"/>
                          <w:szCs w:val="18"/>
                        </w:rPr>
                      </w:pPr>
                      <w:r>
                        <w:rPr>
                          <w:rFonts w:hint="eastAsia"/>
                          <w:sz w:val="18"/>
                          <w:szCs w:val="18"/>
                        </w:rPr>
                        <w:t>私营学位教育</w:t>
                      </w:r>
                    </w:p>
                  </w:txbxContent>
                </v:textbox>
              </v:rect>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4229100</wp:posOffset>
                </wp:positionH>
                <wp:positionV relativeFrom="paragraph">
                  <wp:posOffset>0</wp:posOffset>
                </wp:positionV>
                <wp:extent cx="685800" cy="495300"/>
                <wp:effectExtent l="0" t="0" r="0" b="0"/>
                <wp:wrapNone/>
                <wp:docPr id="22" name="矩形 14"/>
                <wp:cNvGraphicFramePr/>
                <a:graphic xmlns:a="http://schemas.openxmlformats.org/drawingml/2006/main">
                  <a:graphicData uri="http://schemas.microsoft.com/office/word/2010/wordprocessingShape">
                    <wps:wsp>
                      <wps:cNvSpPr/>
                      <wps:spPr>
                        <a:xfrm>
                          <a:off x="0" y="0"/>
                          <a:ext cx="685800" cy="495300"/>
                        </a:xfrm>
                        <a:prstGeom prst="rect">
                          <a:avLst/>
                        </a:prstGeom>
                        <a:solidFill>
                          <a:srgbClr val="FFFFFF">
                            <a:alpha val="0"/>
                          </a:srgbClr>
                        </a:solidFill>
                        <a:ln w="9525">
                          <a:noFill/>
                        </a:ln>
                      </wps:spPr>
                      <wps:txbx>
                        <w:txbxContent>
                          <w:p>
                            <w:pPr>
                              <w:spacing w:line="0" w:lineRule="atLeast"/>
                              <w:rPr>
                                <w:sz w:val="18"/>
                                <w:szCs w:val="18"/>
                              </w:rPr>
                            </w:pPr>
                            <w:r>
                              <w:rPr>
                                <w:rFonts w:hint="eastAsia"/>
                                <w:sz w:val="18"/>
                                <w:szCs w:val="18"/>
                              </w:rPr>
                              <w:t>学前教育</w:t>
                            </w:r>
                          </w:p>
                          <w:p>
                            <w:pPr>
                              <w:spacing w:line="0" w:lineRule="atLeast"/>
                              <w:jc w:val="center"/>
                            </w:pPr>
                            <w:r>
                              <w:rPr>
                                <w:rFonts w:hint="eastAsia"/>
                                <w:sz w:val="18"/>
                                <w:szCs w:val="18"/>
                              </w:rPr>
                              <w:t>○</w:t>
                            </w:r>
                          </w:p>
                        </w:txbxContent>
                      </wps:txbx>
                      <wps:bodyPr wrap="square" upright="1"/>
                    </wps:wsp>
                  </a:graphicData>
                </a:graphic>
              </wp:anchor>
            </w:drawing>
          </mc:Choice>
          <mc:Fallback>
            <w:pict>
              <v:rect id="矩形 14" o:spid="_x0000_s1026" o:spt="1" style="position:absolute;left:0pt;margin-left:333pt;margin-top:0pt;height:39pt;width:54pt;z-index:251679744;mso-width-relative:page;mso-height-relative:page;" fillcolor="#FFFFFF" filled="t" stroked="f" coordsize="21600,21600" o:gfxdata="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pWbxdYAAAAHAQAADwAAAAAAAAABACAAAAAiAAAAZHJzL2Rvd25yZXYueG1sUEsBAhQAFAAA&#10;AAgAh07iQHCV8fq4AQAAUQMAAA4AAAAAAAAAAQAgAAAAJQEAAGRycy9lMm9Eb2MueG1sUEsFBgAA&#10;AAAGAAYAWQEAAE8FAAAAAA==&#10;">
                <v:fill on="t" opacity="0f" focussize="0,0"/>
                <v:stroke on="f"/>
                <v:imagedata o:title=""/>
                <o:lock v:ext="edit" aspectratio="f"/>
                <v:textbox>
                  <w:txbxContent>
                    <w:p>
                      <w:pPr>
                        <w:spacing w:line="0" w:lineRule="atLeast"/>
                        <w:rPr>
                          <w:sz w:val="18"/>
                          <w:szCs w:val="18"/>
                        </w:rPr>
                      </w:pPr>
                      <w:r>
                        <w:rPr>
                          <w:rFonts w:hint="eastAsia"/>
                          <w:sz w:val="18"/>
                          <w:szCs w:val="18"/>
                        </w:rPr>
                        <w:t>学前教育</w:t>
                      </w:r>
                    </w:p>
                    <w:p>
                      <w:pPr>
                        <w:spacing w:line="0" w:lineRule="atLeast"/>
                        <w:jc w:val="center"/>
                      </w:pPr>
                      <w:r>
                        <w:rPr>
                          <w:rFonts w:hint="eastAsia"/>
                          <w:sz w:val="18"/>
                          <w:szCs w:val="18"/>
                        </w:rPr>
                        <w:t>○</w:t>
                      </w:r>
                    </w:p>
                  </w:txbxContent>
                </v:textbox>
              </v:rect>
            </w:pict>
          </mc:Fallback>
        </mc:AlternateContent>
      </w:r>
      <w:r>
        <w:rPr>
          <w:rFonts w:hint="eastAsia"/>
        </w:rPr>
        <w:t>25% -</w:t>
      </w:r>
    </w:p>
    <w:p>
      <w:pPr>
        <w:spacing w:after="156" w:afterLines="50"/>
      </w:pPr>
      <w:r>
        <mc:AlternateContent>
          <mc:Choice Requires="wps">
            <w:drawing>
              <wp:anchor distT="0" distB="0" distL="114300" distR="114300" simplePos="0" relativeHeight="251680768" behindDoc="0" locked="0" layoutInCell="1" allowOverlap="1">
                <wp:simplePos x="0" y="0"/>
                <wp:positionH relativeFrom="column">
                  <wp:posOffset>342900</wp:posOffset>
                </wp:positionH>
                <wp:positionV relativeFrom="paragraph">
                  <wp:posOffset>198120</wp:posOffset>
                </wp:positionV>
                <wp:extent cx="1143000" cy="495300"/>
                <wp:effectExtent l="0" t="0" r="0" b="0"/>
                <wp:wrapNone/>
                <wp:docPr id="23" name="矩形 15"/>
                <wp:cNvGraphicFramePr/>
                <a:graphic xmlns:a="http://schemas.openxmlformats.org/drawingml/2006/main">
                  <a:graphicData uri="http://schemas.microsoft.com/office/word/2010/wordprocessingShape">
                    <wps:wsp>
                      <wps:cNvSpPr/>
                      <wps:spPr>
                        <a:xfrm>
                          <a:off x="0" y="0"/>
                          <a:ext cx="1143000" cy="495300"/>
                        </a:xfrm>
                        <a:prstGeom prst="rect">
                          <a:avLst/>
                        </a:prstGeom>
                        <a:solidFill>
                          <a:srgbClr val="FFFFFF">
                            <a:alpha val="0"/>
                          </a:srgbClr>
                        </a:solidFill>
                        <a:ln w="9525">
                          <a:noFill/>
                        </a:ln>
                      </wps:spPr>
                      <wps:txbx>
                        <w:txbxContent>
                          <w:p>
                            <w:pPr>
                              <w:rPr>
                                <w:sz w:val="18"/>
                                <w:szCs w:val="18"/>
                              </w:rPr>
                            </w:pPr>
                            <w:r>
                              <w:rPr>
                                <w:rFonts w:hint="eastAsia"/>
                                <w:sz w:val="18"/>
                                <w:szCs w:val="18"/>
                              </w:rPr>
                              <w:t>艺术与手工艺培训</w:t>
                            </w:r>
                          </w:p>
                          <w:p>
                            <w:pPr>
                              <w:spacing w:line="0" w:lineRule="atLeast"/>
                              <w:jc w:val="center"/>
                            </w:pPr>
                            <w:r>
                              <w:rPr>
                                <w:rFonts w:hint="eastAsia"/>
                                <w:sz w:val="18"/>
                                <w:szCs w:val="18"/>
                              </w:rPr>
                              <w:t xml:space="preserve">        ○</w:t>
                            </w:r>
                          </w:p>
                        </w:txbxContent>
                      </wps:txbx>
                      <wps:bodyPr wrap="square" upright="1"/>
                    </wps:wsp>
                  </a:graphicData>
                </a:graphic>
              </wp:anchor>
            </w:drawing>
          </mc:Choice>
          <mc:Fallback>
            <w:pict>
              <v:rect id="矩形 15" o:spid="_x0000_s1026" o:spt="1" style="position:absolute;left:0pt;margin-left:27pt;margin-top:15.6pt;height:39pt;width:90pt;z-index:251680768;mso-width-relative:page;mso-height-relative:page;" fillcolor="#FFFFFF" filled="t" stroked="f" coordsize="21600,21600" o:gfxdata="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NUrDnXAAAACQEAAA8AAAAAAAAAAQAgAAAAIgAAAGRycy9kb3ducmV2LnhtbFBLAQIUABQA&#10;AAAIAIdO4kABEj9IuAEAAFIDAAAOAAAAAAAAAAEAIAAAACYBAABkcnMvZTJvRG9jLnhtbFBLBQYA&#10;AAAABgAGAFkBAABQBQAAAAA=&#10;">
                <v:fill on="t" opacity="0f" focussize="0,0"/>
                <v:stroke on="f"/>
                <v:imagedata o:title=""/>
                <o:lock v:ext="edit" aspectratio="f"/>
                <v:textbox>
                  <w:txbxContent>
                    <w:p>
                      <w:pPr>
                        <w:rPr>
                          <w:sz w:val="18"/>
                          <w:szCs w:val="18"/>
                        </w:rPr>
                      </w:pPr>
                      <w:r>
                        <w:rPr>
                          <w:rFonts w:hint="eastAsia"/>
                          <w:sz w:val="18"/>
                          <w:szCs w:val="18"/>
                        </w:rPr>
                        <w:t>艺术与手工艺培训</w:t>
                      </w:r>
                    </w:p>
                    <w:p>
                      <w:pPr>
                        <w:spacing w:line="0" w:lineRule="atLeast"/>
                        <w:jc w:val="center"/>
                      </w:pPr>
                      <w:r>
                        <w:rPr>
                          <w:rFonts w:hint="eastAsia"/>
                          <w:sz w:val="18"/>
                          <w:szCs w:val="18"/>
                        </w:rPr>
                        <w:t xml:space="preserve">        ○</w:t>
                      </w:r>
                    </w:p>
                  </w:txbxContent>
                </v:textbox>
              </v:rect>
            </w:pict>
          </mc:Fallback>
        </mc:AlternateContent>
      </w:r>
      <w:r>
        <w:rPr>
          <w:rFonts w:hint="eastAsia"/>
        </w:rPr>
        <w:t>20% -</w:t>
      </w:r>
    </w:p>
    <w:p>
      <w:pPr>
        <w:spacing w:after="156" w:afterLines="50"/>
      </w:pPr>
      <w:r>
        <mc:AlternateContent>
          <mc:Choice Requires="wps">
            <w:drawing>
              <wp:anchor distT="0" distB="0" distL="114300" distR="114300" simplePos="0" relativeHeight="251681792" behindDoc="0" locked="0" layoutInCell="1" allowOverlap="1">
                <wp:simplePos x="0" y="0"/>
                <wp:positionH relativeFrom="column">
                  <wp:posOffset>3771900</wp:posOffset>
                </wp:positionH>
                <wp:positionV relativeFrom="paragraph">
                  <wp:posOffset>198120</wp:posOffset>
                </wp:positionV>
                <wp:extent cx="1143000" cy="297180"/>
                <wp:effectExtent l="0" t="0" r="0" b="0"/>
                <wp:wrapNone/>
                <wp:docPr id="24" name="矩形 16"/>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alpha val="0"/>
                          </a:srgbClr>
                        </a:solidFill>
                        <a:ln w="9525">
                          <a:noFill/>
                        </a:ln>
                      </wps:spPr>
                      <wps:txbx>
                        <w:txbxContent>
                          <w:p>
                            <w:pPr>
                              <w:rPr>
                                <w:sz w:val="18"/>
                                <w:szCs w:val="18"/>
                              </w:rPr>
                            </w:pPr>
                            <w:r>
                              <w:rPr>
                                <w:rFonts w:hint="eastAsia"/>
                                <w:sz w:val="18"/>
                                <w:szCs w:val="18"/>
                              </w:rPr>
                              <w:t>证书与资格考试辅导</w:t>
                            </w:r>
                          </w:p>
                        </w:txbxContent>
                      </wps:txbx>
                      <wps:bodyPr wrap="square" upright="1"/>
                    </wps:wsp>
                  </a:graphicData>
                </a:graphic>
              </wp:anchor>
            </w:drawing>
          </mc:Choice>
          <mc:Fallback>
            <w:pict>
              <v:rect id="矩形 16" o:spid="_x0000_s1026" o:spt="1" style="position:absolute;left:0pt;margin-left:297pt;margin-top:15.6pt;height:23.4pt;width:90pt;z-index:251681792;mso-width-relative:page;mso-height-relative:page;" fillcolor="#FFFFFF" filled="t" stroked="f" coordsize="21600,21600" o:gfxdata="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LMIuM2QAAAAkBAAAPAAAAAAAAAAEAIAAAACIAAABkcnMvZG93bnJldi54bWxQSwEC&#10;FAAUAAAACACHTuJAjvXwiboBAABSAwAADgAAAAAAAAABACAAAAAoAQAAZHJzL2Uyb0RvYy54bWxQ&#10;SwUGAAAAAAYABgBZAQAAVAUAAAAA&#10;">
                <v:fill on="t" opacity="0f" focussize="0,0"/>
                <v:stroke on="f"/>
                <v:imagedata o:title=""/>
                <o:lock v:ext="edit" aspectratio="f"/>
                <v:textbox>
                  <w:txbxContent>
                    <w:p>
                      <w:pPr>
                        <w:rPr>
                          <w:sz w:val="18"/>
                          <w:szCs w:val="18"/>
                        </w:rPr>
                      </w:pPr>
                      <w:r>
                        <w:rPr>
                          <w:rFonts w:hint="eastAsia"/>
                          <w:sz w:val="18"/>
                          <w:szCs w:val="18"/>
                        </w:rPr>
                        <w:t>证书与资格考试辅导</w:t>
                      </w:r>
                    </w:p>
                  </w:txbxContent>
                </v:textbox>
              </v:rect>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2286000</wp:posOffset>
                </wp:positionH>
                <wp:positionV relativeFrom="paragraph">
                  <wp:posOffset>0</wp:posOffset>
                </wp:positionV>
                <wp:extent cx="685800" cy="297180"/>
                <wp:effectExtent l="0" t="0" r="0" b="0"/>
                <wp:wrapNone/>
                <wp:docPr id="26" name="矩形 17"/>
                <wp:cNvGraphicFramePr/>
                <a:graphic xmlns:a="http://schemas.openxmlformats.org/drawingml/2006/main">
                  <a:graphicData uri="http://schemas.microsoft.com/office/word/2010/wordprocessingShape">
                    <wps:wsp>
                      <wps:cNvSpPr/>
                      <wps:spPr>
                        <a:xfrm>
                          <a:off x="0" y="0"/>
                          <a:ext cx="685800" cy="297180"/>
                        </a:xfrm>
                        <a:prstGeom prst="rect">
                          <a:avLst/>
                        </a:prstGeom>
                        <a:solidFill>
                          <a:srgbClr val="FFFFFF">
                            <a:alpha val="0"/>
                          </a:srgbClr>
                        </a:solidFill>
                        <a:ln w="9525">
                          <a:noFill/>
                        </a:ln>
                      </wps:spPr>
                      <wps:txbx>
                        <w:txbxContent>
                          <w:p>
                            <w:pPr>
                              <w:rPr>
                                <w:sz w:val="18"/>
                                <w:szCs w:val="18"/>
                              </w:rPr>
                            </w:pPr>
                            <w:r>
                              <w:rPr>
                                <w:rFonts w:hint="eastAsia"/>
                                <w:sz w:val="18"/>
                                <w:szCs w:val="18"/>
                              </w:rPr>
                              <w:t>语言培训</w:t>
                            </w:r>
                          </w:p>
                        </w:txbxContent>
                      </wps:txbx>
                      <wps:bodyPr wrap="square" upright="1"/>
                    </wps:wsp>
                  </a:graphicData>
                </a:graphic>
              </wp:anchor>
            </w:drawing>
          </mc:Choice>
          <mc:Fallback>
            <w:pict>
              <v:rect id="矩形 17" o:spid="_x0000_s1026" o:spt="1" style="position:absolute;left:0pt;margin-left:180pt;margin-top:0pt;height:23.4pt;width:54pt;z-index:251683840;mso-width-relative:page;mso-height-relative:page;" fillcolor="#FFFFFF" filled="t" stroked="f" coordsize="21600,21600" o:gfxdata="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bxJGi9UAAAAHAQAADwAAAAAAAAABACAAAAAiAAAAZHJzL2Rvd25yZXYueG1sUEsBAhQAFAAA&#10;AAgAh07iQCeL3fm5AQAAUQMAAA4AAAAAAAAAAQAgAAAAJAEAAGRycy9lMm9Eb2MueG1sUEsFBgAA&#10;AAAGAAYAWQEAAE8FAAAAAA==&#10;">
                <v:fill on="t" opacity="0f" focussize="0,0"/>
                <v:stroke on="f"/>
                <v:imagedata o:title=""/>
                <o:lock v:ext="edit" aspectratio="f"/>
                <v:textbox>
                  <w:txbxContent>
                    <w:p>
                      <w:pPr>
                        <w:rPr>
                          <w:sz w:val="18"/>
                          <w:szCs w:val="18"/>
                        </w:rPr>
                      </w:pPr>
                      <w:r>
                        <w:rPr>
                          <w:rFonts w:hint="eastAsia"/>
                          <w:sz w:val="18"/>
                          <w:szCs w:val="18"/>
                        </w:rPr>
                        <w:t>语言培训</w:t>
                      </w:r>
                    </w:p>
                  </w:txbxContent>
                </v:textbox>
              </v:rect>
            </w:pict>
          </mc:Fallback>
        </mc:AlternateContent>
      </w:r>
      <w:r>
        <w:rPr>
          <w:rFonts w:hint="eastAsia"/>
        </w:rPr>
        <w:t>15% -</w:t>
      </w:r>
    </w:p>
    <w:p>
      <w:pPr>
        <w:spacing w:after="156" w:afterLines="50"/>
      </w:pPr>
      <w:r>
        <mc:AlternateContent>
          <mc:Choice Requires="wps">
            <w:drawing>
              <wp:anchor distT="0" distB="0" distL="114300" distR="114300" simplePos="0" relativeHeight="251684864" behindDoc="0" locked="0" layoutInCell="1" allowOverlap="1">
                <wp:simplePos x="0" y="0"/>
                <wp:positionH relativeFrom="column">
                  <wp:posOffset>3200400</wp:posOffset>
                </wp:positionH>
                <wp:positionV relativeFrom="paragraph">
                  <wp:posOffset>198120</wp:posOffset>
                </wp:positionV>
                <wp:extent cx="800100" cy="297180"/>
                <wp:effectExtent l="0" t="0" r="0" b="0"/>
                <wp:wrapNone/>
                <wp:docPr id="27" name="矩形 18"/>
                <wp:cNvGraphicFramePr/>
                <a:graphic xmlns:a="http://schemas.openxmlformats.org/drawingml/2006/main">
                  <a:graphicData uri="http://schemas.microsoft.com/office/word/2010/wordprocessingShape">
                    <wps:wsp>
                      <wps:cNvSpPr/>
                      <wps:spPr>
                        <a:xfrm>
                          <a:off x="0" y="0"/>
                          <a:ext cx="800100" cy="297180"/>
                        </a:xfrm>
                        <a:prstGeom prst="rect">
                          <a:avLst/>
                        </a:prstGeom>
                        <a:solidFill>
                          <a:srgbClr val="FFFFFF">
                            <a:alpha val="0"/>
                          </a:srgbClr>
                        </a:solidFill>
                        <a:ln w="9525">
                          <a:noFill/>
                        </a:ln>
                      </wps:spPr>
                      <wps:txbx>
                        <w:txbxContent>
                          <w:p>
                            <w:pPr>
                              <w:rPr>
                                <w:sz w:val="18"/>
                                <w:szCs w:val="18"/>
                              </w:rPr>
                            </w:pPr>
                            <w:r>
                              <w:rPr>
                                <w:rFonts w:hint="eastAsia"/>
                                <w:sz w:val="18"/>
                                <w:szCs w:val="18"/>
                              </w:rPr>
                              <w:t>初中级教育</w:t>
                            </w:r>
                          </w:p>
                        </w:txbxContent>
                      </wps:txbx>
                      <wps:bodyPr wrap="square" upright="1"/>
                    </wps:wsp>
                  </a:graphicData>
                </a:graphic>
              </wp:anchor>
            </w:drawing>
          </mc:Choice>
          <mc:Fallback>
            <w:pict>
              <v:rect id="矩形 18" o:spid="_x0000_s1026" o:spt="1" style="position:absolute;left:0pt;margin-left:252pt;margin-top:15.6pt;height:23.4pt;width:63pt;z-index:251684864;mso-width-relative:page;mso-height-relative:page;" fillcolor="#FFFFFF" filled="t" stroked="f" coordsize="21600,21600" o:gfxdata="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vDjXW2QAAAAkBAAAPAAAAAAAAAAEAIAAAACIAAABkcnMvZG93bnJldi54bWxQSwECFAAU&#10;AAAACACHTuJAkBtp3bcBAABRAwAADgAAAAAAAAABACAAAAAoAQAAZHJzL2Uyb0RvYy54bWxQSwUG&#10;AAAAAAYABgBZAQAAUQUAAAAA&#10;">
                <v:fill on="t" opacity="0f" focussize="0,0"/>
                <v:stroke on="f"/>
                <v:imagedata o:title=""/>
                <o:lock v:ext="edit" aspectratio="f"/>
                <v:textbox>
                  <w:txbxContent>
                    <w:p>
                      <w:pPr>
                        <w:rPr>
                          <w:sz w:val="18"/>
                          <w:szCs w:val="18"/>
                        </w:rPr>
                      </w:pPr>
                      <w:r>
                        <w:rPr>
                          <w:rFonts w:hint="eastAsia"/>
                          <w:sz w:val="18"/>
                          <w:szCs w:val="18"/>
                        </w:rPr>
                        <w:t>初中级教育</w:t>
                      </w:r>
                    </w:p>
                  </w:txbxContent>
                </v:textbox>
              </v:rect>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685800</wp:posOffset>
                </wp:positionH>
                <wp:positionV relativeFrom="paragraph">
                  <wp:posOffset>0</wp:posOffset>
                </wp:positionV>
                <wp:extent cx="1143000" cy="297180"/>
                <wp:effectExtent l="0" t="0" r="0" b="0"/>
                <wp:wrapNone/>
                <wp:docPr id="25" name="矩形 19"/>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alpha val="0"/>
                          </a:srgbClr>
                        </a:solidFill>
                        <a:ln w="9525">
                          <a:noFill/>
                        </a:ln>
                      </wps:spPr>
                      <wps:txbx>
                        <w:txbxContent>
                          <w:p>
                            <w:pPr>
                              <w:rPr>
                                <w:sz w:val="18"/>
                                <w:szCs w:val="18"/>
                              </w:rPr>
                            </w:pPr>
                            <w:r>
                              <w:rPr>
                                <w:rFonts w:hint="eastAsia"/>
                                <w:sz w:val="18"/>
                                <w:szCs w:val="18"/>
                              </w:rPr>
                              <w:t>海外教育咨询代理</w:t>
                            </w:r>
                          </w:p>
                        </w:txbxContent>
                      </wps:txbx>
                      <wps:bodyPr wrap="square" upright="1"/>
                    </wps:wsp>
                  </a:graphicData>
                </a:graphic>
              </wp:anchor>
            </w:drawing>
          </mc:Choice>
          <mc:Fallback>
            <w:pict>
              <v:rect id="矩形 19" o:spid="_x0000_s1026" o:spt="1" style="position:absolute;left:0pt;margin-left:54pt;margin-top:0pt;height:23.4pt;width:90pt;z-index:251682816;mso-width-relative:page;mso-height-relative:page;" fillcolor="#FFFFFF" filled="t" stroked="f" coordsize="21600,21600" o:gfxdata="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o3GAjVAAAABwEAAA8AAAAAAAAAAQAgAAAAIgAAAGRycy9kb3ducmV2LnhtbFBLAQIUABQA&#10;AAAIAIdO4kBpqnHkugEAAFIDAAAOAAAAAAAAAAEAIAAAACQBAABkcnMvZTJvRG9jLnhtbFBLBQYA&#10;AAAABgAGAFkBAABQBQAAAAA=&#10;">
                <v:fill on="t" opacity="0f" focussize="0,0"/>
                <v:stroke on="f"/>
                <v:imagedata o:title=""/>
                <o:lock v:ext="edit" aspectratio="f"/>
                <v:textbox>
                  <w:txbxContent>
                    <w:p>
                      <w:pPr>
                        <w:rPr>
                          <w:sz w:val="18"/>
                          <w:szCs w:val="18"/>
                        </w:rPr>
                      </w:pPr>
                      <w:r>
                        <w:rPr>
                          <w:rFonts w:hint="eastAsia"/>
                          <w:sz w:val="18"/>
                          <w:szCs w:val="18"/>
                        </w:rPr>
                        <w:t>海外教育咨询代理</w:t>
                      </w:r>
                    </w:p>
                  </w:txbxContent>
                </v:textbox>
              </v:rect>
            </w:pict>
          </mc:Fallback>
        </mc:AlternateContent>
      </w:r>
      <w:r>
        <w:rPr>
          <w:rFonts w:hint="eastAsia"/>
        </w:rPr>
        <w:t>10% -</w:t>
      </w:r>
    </w:p>
    <w:p>
      <w:pPr>
        <w:spacing w:after="156" w:afterLines="50"/>
        <w:ind w:firstLine="105" w:firstLineChars="50"/>
      </w:pPr>
      <w:r>
        <w:rPr>
          <w:rFonts w:hint="eastAsia"/>
        </w:rPr>
        <w:t>5% -</w:t>
      </w:r>
    </w:p>
    <w:p>
      <w:pPr>
        <w:spacing w:after="156" w:afterLines="50"/>
        <w:ind w:firstLine="105" w:firstLineChars="50"/>
      </w:pPr>
      <w:r>
        <mc:AlternateContent>
          <mc:Choice Requires="wps">
            <w:drawing>
              <wp:anchor distT="0" distB="0" distL="114300" distR="114300" simplePos="0" relativeHeight="251689984" behindDoc="0" locked="0" layoutInCell="1" allowOverlap="1">
                <wp:simplePos x="0" y="0"/>
                <wp:positionH relativeFrom="column">
                  <wp:posOffset>4229100</wp:posOffset>
                </wp:positionH>
                <wp:positionV relativeFrom="paragraph">
                  <wp:posOffset>198120</wp:posOffset>
                </wp:positionV>
                <wp:extent cx="1257300" cy="495300"/>
                <wp:effectExtent l="0" t="0" r="0" b="0"/>
                <wp:wrapNone/>
                <wp:docPr id="32" name="矩形 20"/>
                <wp:cNvGraphicFramePr/>
                <a:graphic xmlns:a="http://schemas.openxmlformats.org/drawingml/2006/main">
                  <a:graphicData uri="http://schemas.microsoft.com/office/word/2010/wordprocessingShape">
                    <wps:wsp>
                      <wps:cNvSpPr/>
                      <wps:spPr>
                        <a:xfrm>
                          <a:off x="0" y="0"/>
                          <a:ext cx="1257300" cy="495300"/>
                        </a:xfrm>
                        <a:prstGeom prst="rect">
                          <a:avLst/>
                        </a:prstGeom>
                        <a:solidFill>
                          <a:srgbClr val="FFFFFF">
                            <a:alpha val="0"/>
                          </a:srgbClr>
                        </a:solidFill>
                        <a:ln w="9525">
                          <a:noFill/>
                        </a:ln>
                      </wps:spPr>
                      <wps:txbx>
                        <w:txbxContent>
                          <w:p>
                            <w:pPr>
                              <w:spacing w:before="93" w:beforeLines="30" w:line="0" w:lineRule="atLeast"/>
                              <w:rPr>
                                <w:sz w:val="18"/>
                                <w:szCs w:val="18"/>
                              </w:rPr>
                            </w:pPr>
                            <w:r>
                              <w:rPr>
                                <w:rFonts w:hint="eastAsia"/>
                                <w:sz w:val="18"/>
                                <w:szCs w:val="18"/>
                              </w:rPr>
                              <w:t>201</w:t>
                            </w:r>
                            <w:r>
                              <w:rPr>
                                <w:sz w:val="18"/>
                                <w:szCs w:val="18"/>
                              </w:rPr>
                              <w:t>4</w:t>
                            </w:r>
                            <w:r>
                              <w:rPr>
                                <w:rFonts w:hint="eastAsia"/>
                                <w:sz w:val="18"/>
                                <w:szCs w:val="18"/>
                              </w:rPr>
                              <w:t>年市场规模（十亿人民币）</w:t>
                            </w:r>
                          </w:p>
                        </w:txbxContent>
                      </wps:txbx>
                      <wps:bodyPr wrap="square" upright="1"/>
                    </wps:wsp>
                  </a:graphicData>
                </a:graphic>
              </wp:anchor>
            </w:drawing>
          </mc:Choice>
          <mc:Fallback>
            <w:pict>
              <v:rect id="矩形 20" o:spid="_x0000_s1026" o:spt="1" style="position:absolute;left:0pt;margin-left:333pt;margin-top:15.6pt;height:39pt;width:99pt;z-index:251689984;mso-width-relative:page;mso-height-relative:page;" fillcolor="#FFFFFF" filled="t" stroked="f" coordsize="21600,21600" o:gfxdata="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chvMt2QAAAAoBAAAPAAAAAAAAAAEAIAAAACIAAABkcnMvZG93bnJldi54bWxQSwECFAAU&#10;AAAACACHTuJAIwS0PLcBAABSAwAADgAAAAAAAAABACAAAAAoAQAAZHJzL2Uyb0RvYy54bWxQSwUG&#10;AAAAAAYABgBZAQAAUQUAAAAA&#10;">
                <v:fill on="t" opacity="0f" focussize="0,0"/>
                <v:stroke on="f"/>
                <v:imagedata o:title=""/>
                <o:lock v:ext="edit" aspectratio="f"/>
                <v:textbox>
                  <w:txbxContent>
                    <w:p>
                      <w:pPr>
                        <w:spacing w:before="93" w:beforeLines="30" w:line="0" w:lineRule="atLeast"/>
                        <w:rPr>
                          <w:sz w:val="18"/>
                          <w:szCs w:val="18"/>
                        </w:rPr>
                      </w:pPr>
                      <w:r>
                        <w:rPr>
                          <w:rFonts w:hint="eastAsia"/>
                          <w:sz w:val="18"/>
                          <w:szCs w:val="18"/>
                        </w:rPr>
                        <w:t>201</w:t>
                      </w:r>
                      <w:r>
                        <w:rPr>
                          <w:sz w:val="18"/>
                          <w:szCs w:val="18"/>
                        </w:rPr>
                        <w:t>4</w:t>
                      </w:r>
                      <w:r>
                        <w:rPr>
                          <w:rFonts w:hint="eastAsia"/>
                          <w:sz w:val="18"/>
                          <w:szCs w:val="18"/>
                        </w:rPr>
                        <w:t>年市场规模（十亿人民币）</w:t>
                      </w:r>
                    </w:p>
                  </w:txbxContent>
                </v:textbox>
              </v:rect>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685800</wp:posOffset>
                </wp:positionH>
                <wp:positionV relativeFrom="paragraph">
                  <wp:posOffset>99060</wp:posOffset>
                </wp:positionV>
                <wp:extent cx="4457700" cy="247650"/>
                <wp:effectExtent l="0" t="0" r="0" b="0"/>
                <wp:wrapNone/>
                <wp:docPr id="30" name="矩形 21"/>
                <wp:cNvGraphicFramePr/>
                <a:graphic xmlns:a="http://schemas.openxmlformats.org/drawingml/2006/main">
                  <a:graphicData uri="http://schemas.microsoft.com/office/word/2010/wordprocessingShape">
                    <wps:wsp>
                      <wps:cNvSpPr/>
                      <wps:spPr>
                        <a:xfrm>
                          <a:off x="0" y="0"/>
                          <a:ext cx="4457700" cy="247650"/>
                        </a:xfrm>
                        <a:prstGeom prst="rect">
                          <a:avLst/>
                        </a:prstGeom>
                        <a:solidFill>
                          <a:srgbClr val="FFFFFF">
                            <a:alpha val="0"/>
                          </a:srgbClr>
                        </a:solidFill>
                        <a:ln w="9525">
                          <a:noFill/>
                        </a:ln>
                      </wps:spPr>
                      <wps:txbx>
                        <w:txbxContent>
                          <w:p>
                            <w:r>
                              <w:rPr>
                                <w:rFonts w:hint="eastAsia"/>
                              </w:rPr>
                              <w:t>5     10     15     20     25     30    35     40     45     50</w:t>
                            </w:r>
                          </w:p>
                        </w:txbxContent>
                      </wps:txbx>
                      <wps:bodyPr wrap="square" upright="1"/>
                    </wps:wsp>
                  </a:graphicData>
                </a:graphic>
              </wp:anchor>
            </w:drawing>
          </mc:Choice>
          <mc:Fallback>
            <w:pict>
              <v:rect id="矩形 21" o:spid="_x0000_s1026" o:spt="1" style="position:absolute;left:0pt;margin-left:54pt;margin-top:7.8pt;height:19.5pt;width:351pt;z-index:251687936;mso-width-relative:page;mso-height-relative:page;" fillcolor="#FFFFFF" filled="t" stroked="f" coordsize="21600,21600" o:gfxdata="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fsc1wAAAAkBAAAPAAAAAAAAAAEAIAAAACIAAABkcnMvZG93bnJldi54bWxQSwECFAAU&#10;AAAACACHTuJALfCnALkBAABSAwAADgAAAAAAAAABACAAAAAmAQAAZHJzL2Uyb0RvYy54bWxQSwUG&#10;AAAAAAYABgBZAQAAUQUAAAAA&#10;">
                <v:fill on="t" opacity="0f" focussize="0,0"/>
                <v:stroke on="f"/>
                <v:imagedata o:title=""/>
                <o:lock v:ext="edit" aspectratio="f"/>
                <v:textbox>
                  <w:txbxContent>
                    <w:p>
                      <w:r>
                        <w:rPr>
                          <w:rFonts w:hint="eastAsia"/>
                        </w:rPr>
                        <w:t>5     10     15     20     25     30    35     40     45     50</w:t>
                      </w:r>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4914900</wp:posOffset>
                </wp:positionH>
                <wp:positionV relativeFrom="paragraph">
                  <wp:posOffset>49530</wp:posOffset>
                </wp:positionV>
                <wp:extent cx="635" cy="49530"/>
                <wp:effectExtent l="4445" t="0" r="13970" b="7620"/>
                <wp:wrapNone/>
                <wp:docPr id="19" name="直线 23"/>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3" o:spid="_x0000_s1026" o:spt="20" style="position:absolute;left:0pt;margin-left:387pt;margin-top:3.9pt;height:3.9pt;width:0.05pt;z-index:251676672;mso-width-relative:page;mso-height-relative:page;" filled="f" stroked="t" coordsize="21600,21600" o:gfxdata="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SJCpC1QAAAAgBAAAPAAAAAAAAAAEAIAAAACIAAABk&#10;cnMvZG93bnJldi54bWxQSwECFAAUAAAACACHTuJADPUFgtABAACPAwAADgAAAAAAAAABACAAAAAk&#10;AQAAZHJzL2Uyb0RvYy54bWxQSwUGAAAAAAYABgBZAQAAZ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4457700</wp:posOffset>
                </wp:positionH>
                <wp:positionV relativeFrom="paragraph">
                  <wp:posOffset>49530</wp:posOffset>
                </wp:positionV>
                <wp:extent cx="635" cy="49530"/>
                <wp:effectExtent l="4445" t="0" r="13970" b="7620"/>
                <wp:wrapNone/>
                <wp:docPr id="18" name="直线 24"/>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4" o:spid="_x0000_s1026" o:spt="20" style="position:absolute;left:0pt;margin-left:351pt;margin-top:3.9pt;height:3.9pt;width:0.05pt;z-index:251675648;mso-width-relative:page;mso-height-relative:page;" filled="f" stroked="t" coordsize="21600,21600" o:gfxdata="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S2cAldUAAAAIAQAADwAAAAAAAAABACAAAAAiAAAA&#10;ZHJzL2Rvd25yZXYueG1sUEsBAhQAFAAAAAgAh07iQHGYsB/RAQAAjwMAAA4AAAAAAAAAAQAgAAAA&#10;JAEAAGRycy9lMm9Eb2MueG1sUEsFBgAAAAAGAAYAWQEAAGc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4000500</wp:posOffset>
                </wp:positionH>
                <wp:positionV relativeFrom="paragraph">
                  <wp:posOffset>49530</wp:posOffset>
                </wp:positionV>
                <wp:extent cx="635" cy="49530"/>
                <wp:effectExtent l="4445" t="0" r="13970" b="7620"/>
                <wp:wrapNone/>
                <wp:docPr id="16" name="直线 25"/>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5" o:spid="_x0000_s1026" o:spt="20" style="position:absolute;left:0pt;margin-left:315pt;margin-top:3.9pt;height:3.9pt;width:0.05pt;z-index:251673600;mso-width-relative:page;mso-height-relative:page;" filled="f" stroked="t" coordsize="21600,21600" o:gfxdata="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XgFEb1AAAAAgBAAAPAAAAAAAAAAEAIAAAACIAAABk&#10;cnMvZG93bnJldi54bWxQSwECFAAUAAAACACHTuJAo24rDdEBAACPAwAADgAAAAAAAAABACAAAAAj&#10;AQAAZHJzL2Uyb0RvYy54bWxQSwUGAAAAAAYABgBZAQAAZ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3543300</wp:posOffset>
                </wp:positionH>
                <wp:positionV relativeFrom="paragraph">
                  <wp:posOffset>49530</wp:posOffset>
                </wp:positionV>
                <wp:extent cx="635" cy="49530"/>
                <wp:effectExtent l="4445" t="0" r="13970" b="7620"/>
                <wp:wrapNone/>
                <wp:docPr id="15" name="直线 26"/>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6" o:spid="_x0000_s1026" o:spt="20" style="position:absolute;left:0pt;margin-left:279pt;margin-top:3.9pt;height:3.9pt;width:0.05pt;z-index:251672576;mso-width-relative:page;mso-height-relative:page;" filled="f" stroked="t" coordsize="21600,21600" o:gfxdata="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wCcK21QAAAAgBAAAPAAAAAAAAAAEAIAAAACIAAABk&#10;cnMvZG93bnJldi54bWxQSwECFAAUAAAACACHTuJAaVY9o9ABAACPAwAADgAAAAAAAAABACAAAAAk&#10;AQAAZHJzL2Uyb0RvYy54bWxQSwUGAAAAAAYABgBZAQAAZ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3086100</wp:posOffset>
                </wp:positionH>
                <wp:positionV relativeFrom="paragraph">
                  <wp:posOffset>49530</wp:posOffset>
                </wp:positionV>
                <wp:extent cx="635" cy="49530"/>
                <wp:effectExtent l="4445" t="0" r="13970" b="7620"/>
                <wp:wrapNone/>
                <wp:docPr id="17" name="直线 27"/>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7" o:spid="_x0000_s1026" o:spt="20" style="position:absolute;left:0pt;margin-left:243pt;margin-top:3.9pt;height:3.9pt;width:0.05pt;z-index:251674624;mso-width-relative:page;mso-height-relative:page;" filled="f" stroked="t" coordsize="21600,21600" o:gfxdata="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H2+2TdUAAAAIAQAADwAAAAAAAAABACAAAAAiAAAA&#10;ZHJzL2Rvd25yZXYueG1sUEsBAhQAFAAAAAgAh07iQFhHQvnRAQAAjwMAAA4AAAAAAAAAAQAgAAAA&#10;JAEAAGRycy9lMm9Eb2MueG1sUEsFBgAAAAAGAAYAWQEAAGc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2628900</wp:posOffset>
                </wp:positionH>
                <wp:positionV relativeFrom="paragraph">
                  <wp:posOffset>49530</wp:posOffset>
                </wp:positionV>
                <wp:extent cx="635" cy="49530"/>
                <wp:effectExtent l="4445" t="0" r="13970" b="7620"/>
                <wp:wrapNone/>
                <wp:docPr id="14" name="直线 28"/>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8" o:spid="_x0000_s1026" o:spt="20" style="position:absolute;left:0pt;margin-left:207pt;margin-top:3.9pt;height:3.9pt;width:0.05pt;z-index:251671552;mso-width-relative:page;mso-height-relative:page;" filled="f" stroked="t" coordsize="21600,21600" o:gfxdata="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IAmaNUAAAAIAQAADwAAAAAAAAABACAAAAAiAAAA&#10;ZHJzL2Rvd25yZXYueG1sUEsBAhQAFAAAAAgAh07iQJpxe8rRAQAAjwMAAA4AAAAAAAAAAQAgAAAA&#10;JAEAAGRycy9lMm9Eb2MueG1sUEsFBgAAAAAGAAYAWQEAAGc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2171700</wp:posOffset>
                </wp:positionH>
                <wp:positionV relativeFrom="paragraph">
                  <wp:posOffset>49530</wp:posOffset>
                </wp:positionV>
                <wp:extent cx="635" cy="49530"/>
                <wp:effectExtent l="4445" t="0" r="13970" b="7620"/>
                <wp:wrapNone/>
                <wp:docPr id="12" name="直线 29"/>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9" o:spid="_x0000_s1026" o:spt="20" style="position:absolute;left:0pt;margin-left:171pt;margin-top:3.9pt;height:3.9pt;width:0.05pt;z-index:251669504;mso-width-relative:page;mso-height-relative:page;" filled="f" stroked="t" coordsize="21600,21600" o:gfxdata="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REpx9NUAAAAIAQAADwAAAAAAAAABACAAAAAiAAAA&#10;ZHJzL2Rvd25yZXYueG1sUEsBAhQAFAAAAAgAh07iQDXAiB7RAQAAjwMAAA4AAAAAAAAAAQAgAAAA&#10;JAEAAGRycy9lMm9Eb2MueG1sUEsFBgAAAAAGAAYAWQEAAGc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1714500</wp:posOffset>
                </wp:positionH>
                <wp:positionV relativeFrom="paragraph">
                  <wp:posOffset>49530</wp:posOffset>
                </wp:positionV>
                <wp:extent cx="635" cy="49530"/>
                <wp:effectExtent l="4445" t="0" r="13970" b="7620"/>
                <wp:wrapNone/>
                <wp:docPr id="13" name="直线 30"/>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0" o:spid="_x0000_s1026" o:spt="20" style="position:absolute;left:0pt;margin-left:135pt;margin-top:3.9pt;height:3.9pt;width:0.05pt;z-index:251670528;mso-width-relative:page;mso-height-relative:page;" filled="f" stroked="t" coordsize="21600,21600" o:gfxdata="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2K0getUAAAAIAQAADwAAAAAAAAABACAAAAAiAAAAZHJz&#10;L2Rvd25yZXYueG1sUEsBAhQAFAAAAAgAh07iQMZEwJPOAQAAjwMAAA4AAAAAAAAAAQAgAAAAJAEA&#10;AGRycy9lMm9Eb2MueG1sUEsFBgAAAAAGAAYAWQEAAGQ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1257300</wp:posOffset>
                </wp:positionH>
                <wp:positionV relativeFrom="paragraph">
                  <wp:posOffset>49530</wp:posOffset>
                </wp:positionV>
                <wp:extent cx="635" cy="49530"/>
                <wp:effectExtent l="4445" t="0" r="13970" b="7620"/>
                <wp:wrapNone/>
                <wp:docPr id="11" name="直线 31"/>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1" o:spid="_x0000_s1026" o:spt="20" style="position:absolute;left:0pt;margin-left:99pt;margin-top:3.9pt;height:3.9pt;width:0.05pt;z-index:251668480;mso-width-relative:page;mso-height-relative:page;" filled="f" stroked="t" coordsize="21600,21600" o:gfxdata="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rCJZdYAAAAIAQAADwAAAAAAAAABACAAAAAiAAAA&#10;ZHJzL2Rvd25yZXYueG1sUEsBAhQAFAAAAAgAh07iQPdVv8nQAQAAjwMAAA4AAAAAAAAAAQAgAAAA&#10;JQEAAGRycy9lMm9Eb2MueG1sUEsFBgAAAAAGAAYAWQEAAGc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800100</wp:posOffset>
                </wp:positionH>
                <wp:positionV relativeFrom="paragraph">
                  <wp:posOffset>49530</wp:posOffset>
                </wp:positionV>
                <wp:extent cx="635" cy="49530"/>
                <wp:effectExtent l="4445" t="0" r="13970" b="7620"/>
                <wp:wrapNone/>
                <wp:docPr id="10" name="直线 32"/>
                <wp:cNvGraphicFramePr/>
                <a:graphic xmlns:a="http://schemas.openxmlformats.org/drawingml/2006/main">
                  <a:graphicData uri="http://schemas.microsoft.com/office/word/2010/wordprocessingShape">
                    <wps:wsp>
                      <wps:cNvCnPr/>
                      <wps:spPr>
                        <a:xfrm>
                          <a:off x="0" y="0"/>
                          <a:ext cx="635" cy="49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2" o:spid="_x0000_s1026" o:spt="20" style="position:absolute;left:0pt;margin-left:63pt;margin-top:3.9pt;height:3.9pt;width:0.05pt;z-index:251667456;mso-width-relative:page;mso-height-relative:page;" filled="f" stroked="t" coordsize="21600,21600" o:gfxdata="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9g6Mz1QAAAAgBAAAPAAAAAAAAAAEAIAAAACIAAABk&#10;cnMvZG93bnJldi54bWxQSwECFAAUAAAACACHTuJAcj3vINABAACPAwAADgAAAAAAAAABACAAAAAk&#10;AQAAZHJzL2Uyb0RvYy54bWxQSwUGAAAAAAYABgBZAQAAZ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342900</wp:posOffset>
                </wp:positionH>
                <wp:positionV relativeFrom="paragraph">
                  <wp:posOffset>99060</wp:posOffset>
                </wp:positionV>
                <wp:extent cx="4572000" cy="0"/>
                <wp:effectExtent l="0" t="0" r="0" b="0"/>
                <wp:wrapNone/>
                <wp:docPr id="9" name="直线 33"/>
                <wp:cNvGraphicFramePr/>
                <a:graphic xmlns:a="http://schemas.openxmlformats.org/drawingml/2006/main">
                  <a:graphicData uri="http://schemas.microsoft.com/office/word/2010/wordprocessingShape">
                    <wps:wsp>
                      <wps:cNvCnPr/>
                      <wps:spPr>
                        <a:xfrm>
                          <a:off x="0" y="0"/>
                          <a:ext cx="45720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3" o:spid="_x0000_s1026" o:spt="20" style="position:absolute;left:0pt;margin-left:27pt;margin-top:7.8pt;height:0pt;width:360pt;z-index:251666432;mso-width-relative:page;mso-height-relative:page;" filled="f" stroked="t" coordsize="21600,21600" o:gfxdata="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bN7bNtUAAAAIAQAADwAAAAAAAAABACAAAAAiAAAAZHJz&#10;L2Rvd25yZXYueG1sUEsBAhQAFAAAAAgAh07iQBcLNmTOAQAAjgMAAA4AAAAAAAAAAQAgAAAAJAEA&#10;AGRycy9lMm9Eb2MueG1sUEsFBgAAAAAGAAYAWQEAAGQFAAAAAA==&#10;">
                <v:fill on="f" focussize="0,0"/>
                <v:stroke color="#000000" joinstyle="round"/>
                <v:imagedata o:title=""/>
                <o:lock v:ext="edit" aspectratio="f"/>
              </v:line>
            </w:pict>
          </mc:Fallback>
        </mc:AlternateContent>
      </w:r>
      <w:r>
        <w:rPr>
          <w:rFonts w:hint="eastAsia"/>
        </w:rPr>
        <w:t>0% -</w:t>
      </w:r>
    </w:p>
    <w:p>
      <w:r>
        <mc:AlternateContent>
          <mc:Choice Requires="wps">
            <w:drawing>
              <wp:anchor distT="0" distB="0" distL="114300" distR="114300" simplePos="0" relativeHeight="251686912" behindDoc="0" locked="0" layoutInCell="1" allowOverlap="1">
                <wp:simplePos x="0" y="0"/>
                <wp:positionH relativeFrom="column">
                  <wp:posOffset>2514600</wp:posOffset>
                </wp:positionH>
                <wp:positionV relativeFrom="paragraph">
                  <wp:posOffset>0</wp:posOffset>
                </wp:positionV>
                <wp:extent cx="914400" cy="297180"/>
                <wp:effectExtent l="0" t="0" r="0" b="0"/>
                <wp:wrapNone/>
                <wp:docPr id="29" name="矩形 22"/>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alpha val="0"/>
                          </a:srgbClr>
                        </a:solidFill>
                        <a:ln w="9525">
                          <a:noFill/>
                        </a:ln>
                      </wps:spPr>
                      <wps:txbx>
                        <w:txbxContent>
                          <w:p>
                            <w:pPr>
                              <w:rPr>
                                <w:sz w:val="18"/>
                                <w:szCs w:val="18"/>
                              </w:rPr>
                            </w:pPr>
                            <w:r>
                              <w:rPr>
                                <w:rFonts w:hint="eastAsia"/>
                                <w:sz w:val="18"/>
                                <w:szCs w:val="18"/>
                              </w:rPr>
                              <w:t>学校考试辅导</w:t>
                            </w:r>
                          </w:p>
                        </w:txbxContent>
                      </wps:txbx>
                      <wps:bodyPr wrap="square" upright="1"/>
                    </wps:wsp>
                  </a:graphicData>
                </a:graphic>
              </wp:anchor>
            </w:drawing>
          </mc:Choice>
          <mc:Fallback>
            <w:pict>
              <v:rect id="矩形 22" o:spid="_x0000_s1026" o:spt="1" style="position:absolute;left:0pt;margin-left:198pt;margin-top:0pt;height:23.4pt;width:72pt;z-index:251686912;mso-width-relative:page;mso-height-relative:page;" fillcolor="#FFFFFF" filled="t" stroked="f" coordsize="21600,21600" o:gfxdata="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P3d2nXAAAABwEAAA8AAAAAAAAAAQAgAAAAIgAAAGRycy9kb3ducmV2LnhtbFBLAQIUABQA&#10;AAAIAIdO4kAbvyHQuAEAAFEDAAAOAAAAAAAAAAEAIAAAACYBAABkcnMvZTJvRG9jLnhtbFBLBQYA&#10;AAAABgAGAFkBAABQBQAAAAA=&#10;">
                <v:fill on="t" opacity="0f" focussize="0,0"/>
                <v:stroke on="f"/>
                <v:imagedata o:title=""/>
                <o:lock v:ext="edit" aspectratio="f"/>
                <v:textbox>
                  <w:txbxContent>
                    <w:p>
                      <w:pPr>
                        <w:rPr>
                          <w:sz w:val="18"/>
                          <w:szCs w:val="18"/>
                        </w:rPr>
                      </w:pPr>
                      <w:r>
                        <w:rPr>
                          <w:rFonts w:hint="eastAsia"/>
                          <w:sz w:val="18"/>
                          <w:szCs w:val="18"/>
                        </w:rPr>
                        <w:t>学校考试辅导</w:t>
                      </w:r>
                    </w:p>
                  </w:txbxContent>
                </v:textbox>
              </v:rect>
            </w:pict>
          </mc:Fallback>
        </mc:AlternateContent>
      </w:r>
      <w:r>
        <w:rPr>
          <w:rFonts w:hint="eastAsia"/>
        </w:rPr>
        <w:t xml:space="preserve">-5% -   </w:t>
      </w:r>
    </w:p>
    <w:p>
      <w:pPr>
        <w:spacing w:after="156" w:afterLines="50"/>
      </w:pPr>
      <w:r>
        <mc:AlternateContent>
          <mc:Choice Requires="wps">
            <w:drawing>
              <wp:anchor distT="0" distB="0" distL="114300" distR="114300" simplePos="0" relativeHeight="251685888" behindDoc="0" locked="0" layoutInCell="1" allowOverlap="1">
                <wp:simplePos x="0" y="0"/>
                <wp:positionH relativeFrom="column">
                  <wp:posOffset>3429000</wp:posOffset>
                </wp:positionH>
                <wp:positionV relativeFrom="paragraph">
                  <wp:posOffset>99060</wp:posOffset>
                </wp:positionV>
                <wp:extent cx="1485900" cy="297180"/>
                <wp:effectExtent l="0" t="0" r="0" b="0"/>
                <wp:wrapNone/>
                <wp:docPr id="28" name="矩形 34"/>
                <wp:cNvGraphicFramePr/>
                <a:graphic xmlns:a="http://schemas.openxmlformats.org/drawingml/2006/main">
                  <a:graphicData uri="http://schemas.microsoft.com/office/word/2010/wordprocessingShape">
                    <wps:wsp>
                      <wps:cNvSpPr/>
                      <wps:spPr>
                        <a:xfrm>
                          <a:off x="0" y="0"/>
                          <a:ext cx="1485900" cy="297180"/>
                        </a:xfrm>
                        <a:prstGeom prst="rect">
                          <a:avLst/>
                        </a:prstGeom>
                        <a:solidFill>
                          <a:srgbClr val="FFFFFF">
                            <a:alpha val="0"/>
                          </a:srgbClr>
                        </a:solidFill>
                        <a:ln w="9525">
                          <a:noFill/>
                        </a:ln>
                      </wps:spPr>
                      <wps:txbx>
                        <w:txbxContent>
                          <w:p>
                            <w:r>
                              <w:rPr>
                                <w:rFonts w:hint="eastAsia"/>
                                <w:sz w:val="18"/>
                                <w:szCs w:val="18"/>
                              </w:rPr>
                              <w:t>○与海外教育相关的领域</w:t>
                            </w:r>
                          </w:p>
                        </w:txbxContent>
                      </wps:txbx>
                      <wps:bodyPr wrap="square" upright="1"/>
                    </wps:wsp>
                  </a:graphicData>
                </a:graphic>
              </wp:anchor>
            </w:drawing>
          </mc:Choice>
          <mc:Fallback>
            <w:pict>
              <v:rect id="矩形 34" o:spid="_x0000_s1026" o:spt="1" style="position:absolute;left:0pt;margin-left:270pt;margin-top:7.8pt;height:23.4pt;width:117pt;z-index:251685888;mso-width-relative:page;mso-height-relative:page;" fillcolor="#FFFFFF" filled="t" stroked="f" coordsize="21600,21600" o:gfxdata="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NltMvYAAAACQEAAA8AAAAAAAAAAQAgAAAAIgAAAGRycy9kb3ducmV2LnhtbFBLAQIU&#10;ABQAAAAIAIdO4kBkJpxZugEAAFIDAAAOAAAAAAAAAAEAIAAAACcBAABkcnMvZTJvRG9jLnhtbFBL&#10;BQYAAAAABgAGAFkBAABTBQAAAAA=&#10;">
                <v:fill on="t" opacity="0f" focussize="0,0"/>
                <v:stroke on="f"/>
                <v:imagedata o:title=""/>
                <o:lock v:ext="edit" aspectratio="f"/>
                <v:textbox>
                  <w:txbxContent>
                    <w:p>
                      <w:r>
                        <w:rPr>
                          <w:rFonts w:hint="eastAsia"/>
                          <w:sz w:val="18"/>
                          <w:szCs w:val="18"/>
                        </w:rPr>
                        <w:t>○与海外教育相关的领域</w:t>
                      </w:r>
                    </w:p>
                  </w:txbxContent>
                </v:textbox>
              </v:rect>
            </w:pict>
          </mc:Fallback>
        </mc:AlternateContent>
      </w:r>
      <w:r>
        <w:rPr>
          <w:rFonts w:hint="eastAsia"/>
        </w:rPr>
        <w:t xml:space="preserve">        </w:t>
      </w:r>
    </w:p>
    <w:p>
      <w:pPr>
        <w:spacing w:after="156" w:afterLines="50"/>
        <w:rPr>
          <w:sz w:val="18"/>
          <w:szCs w:val="18"/>
        </w:rPr>
      </w:pPr>
      <w:r>
        <w:rPr>
          <w:rFonts w:hint="eastAsia"/>
          <w:sz w:val="18"/>
          <w:szCs w:val="18"/>
        </w:rPr>
        <w:t>来源：中国统计年鉴，EIU国家预测，中国社会统计年鉴，中国卫生统计年鉴，教育部，睿智银行，iResearch，全国职业培训委员会，德勤分析</w:t>
      </w:r>
    </w:p>
    <w:p>
      <w:pPr>
        <w:spacing w:after="156" w:afterLines="50"/>
        <w:rPr>
          <w:b/>
          <w:sz w:val="24"/>
          <w:lang w:val="zh-CN"/>
        </w:rPr>
      </w:pPr>
      <w:r>
        <w:rPr>
          <w:rFonts w:hint="eastAsia"/>
          <w:b/>
          <w:sz w:val="24"/>
          <w:lang w:val="zh-CN"/>
        </w:rPr>
        <w:t>行业趋势：</w:t>
      </w:r>
      <w:r>
        <w:rPr>
          <w:rFonts w:hint="eastAsia"/>
          <w:sz w:val="20"/>
          <w:szCs w:val="21"/>
        </w:rPr>
        <w:t>随着需求增长，行业整体上趋向于在规模上持续增长，同时在运营质量和多样性上持续增加复杂度</w:t>
      </w:r>
    </w:p>
    <w:p>
      <w:pPr>
        <w:ind w:left="300" w:hanging="300" w:hangingChars="150"/>
        <w:rPr>
          <w:sz w:val="20"/>
          <w:szCs w:val="21"/>
        </w:rPr>
      </w:pPr>
      <w:r>
        <w:rPr>
          <w:rFonts w:hint="eastAsia"/>
          <w:sz w:val="20"/>
        </w:rPr>
        <w:t>·</w:t>
      </w:r>
      <w:r>
        <w:rPr>
          <w:rFonts w:hint="eastAsia"/>
          <w:sz w:val="20"/>
          <w:szCs w:val="21"/>
        </w:rPr>
        <w:t xml:space="preserve"> 整体私营教育市场规模将趋向于增长，其中职业技能培训、高管培训和学前教育可能以超过20%的复合增长率从201</w:t>
      </w:r>
      <w:r>
        <w:rPr>
          <w:sz w:val="20"/>
          <w:szCs w:val="21"/>
        </w:rPr>
        <w:t>4</w:t>
      </w:r>
      <w:r>
        <w:rPr>
          <w:rFonts w:hint="eastAsia"/>
          <w:sz w:val="20"/>
          <w:szCs w:val="21"/>
        </w:rPr>
        <w:t>年增长到2018年</w:t>
      </w:r>
    </w:p>
    <w:p>
      <w:pPr>
        <w:ind w:left="300" w:hanging="300" w:hangingChars="150"/>
        <w:rPr>
          <w:sz w:val="20"/>
          <w:szCs w:val="21"/>
        </w:rPr>
      </w:pPr>
      <w:r>
        <w:rPr>
          <w:rFonts w:hint="eastAsia"/>
          <w:sz w:val="20"/>
          <w:szCs w:val="21"/>
        </w:rPr>
        <w:t>· 语言培训市场的增长速度可能慢于于行业平均，而中国目前还是应试占主导，素质教育为辅，入学考试辅导市场可能会继续膨胀，且因为市场规模较大，在这个领域仍然会存在规模大，盈利能力好的公司</w:t>
      </w:r>
    </w:p>
    <w:p>
      <w:pPr>
        <w:rPr>
          <w:sz w:val="20"/>
          <w:szCs w:val="21"/>
        </w:rPr>
      </w:pPr>
      <w:r>
        <w:rPr>
          <w:rFonts w:hint="eastAsia"/>
          <w:sz w:val="20"/>
          <w:szCs w:val="21"/>
        </w:rPr>
        <w:t>· 行业整合可能加剧，竞争可能变得更加激烈</w:t>
      </w:r>
    </w:p>
    <w:p>
      <w:pPr>
        <w:ind w:firstLine="100" w:firstLineChars="50"/>
        <w:rPr>
          <w:sz w:val="20"/>
          <w:szCs w:val="21"/>
        </w:rPr>
      </w:pPr>
      <w:r>
        <w:rPr>
          <w:rFonts w:hint="eastAsia"/>
          <w:sz w:val="20"/>
          <w:szCs w:val="21"/>
        </w:rPr>
        <w:t>- 预计将出现拥有全国性网络和品牌的大公司</w:t>
      </w:r>
    </w:p>
    <w:p>
      <w:pPr>
        <w:ind w:left="105"/>
        <w:rPr>
          <w:sz w:val="20"/>
          <w:szCs w:val="21"/>
        </w:rPr>
      </w:pPr>
      <w:r>
        <w:rPr>
          <w:rFonts w:hint="eastAsia"/>
          <w:sz w:val="20"/>
          <w:szCs w:val="21"/>
        </w:rPr>
        <w:t>- 地区性企业可能会被打公司兼并，或者因为缺乏差异化和专业化而面临生存困难</w:t>
      </w:r>
    </w:p>
    <w:p>
      <w:pPr>
        <w:rPr>
          <w:color w:val="000000"/>
          <w:sz w:val="20"/>
          <w:szCs w:val="21"/>
        </w:rPr>
      </w:pPr>
      <w:r>
        <w:rPr>
          <w:rFonts w:hint="eastAsia"/>
          <w:color w:val="000000"/>
          <w:sz w:val="20"/>
          <w:szCs w:val="21"/>
        </w:rPr>
        <w:t>· 主要增长方式趋向于：</w:t>
      </w:r>
    </w:p>
    <w:p>
      <w:pPr>
        <w:rPr>
          <w:color w:val="000000"/>
          <w:sz w:val="20"/>
          <w:szCs w:val="21"/>
        </w:rPr>
      </w:pPr>
      <w:r>
        <w:rPr>
          <w:rFonts w:hint="eastAsia"/>
          <w:color w:val="000000"/>
          <w:sz w:val="20"/>
          <w:szCs w:val="21"/>
        </w:rPr>
        <w:t xml:space="preserve"> - 连锁运营：以自营连锁为旗舰学校，以加盟连锁方式快速扩张</w:t>
      </w:r>
    </w:p>
    <w:p>
      <w:pPr>
        <w:rPr>
          <w:sz w:val="20"/>
          <w:szCs w:val="21"/>
        </w:rPr>
      </w:pPr>
      <w:r>
        <w:rPr>
          <w:rFonts w:hint="eastAsia"/>
          <w:sz w:val="20"/>
          <w:szCs w:val="21"/>
        </w:rPr>
        <w:t xml:space="preserve"> - 结合网上与网下教育</w:t>
      </w:r>
    </w:p>
    <w:p>
      <w:pPr>
        <w:ind w:left="300" w:hanging="300" w:hangingChars="150"/>
        <w:rPr>
          <w:sz w:val="20"/>
          <w:szCs w:val="21"/>
        </w:rPr>
      </w:pPr>
      <w:r>
        <w:rPr>
          <w:rFonts w:hint="eastAsia"/>
          <w:sz w:val="20"/>
          <w:szCs w:val="21"/>
        </w:rPr>
        <w:t xml:space="preserve"> - 供应多样化—在同一领域增加更多服务；在已有产品上增加服务（如学习助手）；扩展到相关领域（例如从初、中级教育扩展到高等教育）</w:t>
      </w:r>
    </w:p>
    <w:p>
      <w:pPr>
        <w:rPr>
          <w:sz w:val="20"/>
          <w:szCs w:val="21"/>
        </w:rPr>
      </w:pPr>
      <w:r>
        <w:rPr>
          <w:rFonts w:hint="eastAsia"/>
          <w:sz w:val="20"/>
          <w:szCs w:val="21"/>
        </w:rPr>
        <w:t xml:space="preserve"> - 并购</w:t>
      </w:r>
    </w:p>
    <w:p>
      <w:pPr>
        <w:ind w:left="300" w:hanging="300" w:hangingChars="150"/>
        <w:rPr>
          <w:sz w:val="20"/>
          <w:szCs w:val="21"/>
        </w:rPr>
      </w:pPr>
      <w:r>
        <w:rPr>
          <w:rFonts w:hint="eastAsia"/>
          <w:sz w:val="20"/>
          <w:szCs w:val="21"/>
        </w:rPr>
        <w:t>· 成功扩张和建立品牌的关键条件在于获取和保留高质量的教员，开发并标准化核心内容与流程</w:t>
      </w:r>
    </w:p>
    <w:p>
      <w:pPr>
        <w:rPr>
          <w:sz w:val="20"/>
          <w:szCs w:val="21"/>
        </w:rPr>
      </w:pPr>
    </w:p>
    <w:p>
      <w:pPr>
        <w:rPr>
          <w:sz w:val="20"/>
          <w:szCs w:val="21"/>
        </w:rPr>
      </w:pPr>
    </w:p>
    <w:p>
      <w:pPr>
        <w:ind w:firstLine="1054" w:firstLineChars="500"/>
        <w:rPr>
          <w:b/>
          <w:szCs w:val="21"/>
        </w:rPr>
      </w:pPr>
      <w:r>
        <w:rPr>
          <w:rFonts w:hint="eastAsia"/>
          <w:b/>
          <w:szCs w:val="21"/>
        </w:rPr>
        <w:t>201</w:t>
      </w:r>
      <w:r>
        <w:rPr>
          <w:b/>
          <w:szCs w:val="21"/>
        </w:rPr>
        <w:t>5</w:t>
      </w:r>
      <w:r>
        <w:rPr>
          <w:rFonts w:hint="eastAsia"/>
          <w:b/>
          <w:szCs w:val="21"/>
        </w:rPr>
        <w:t>年私营教育公司毛利变化</w:t>
      </w:r>
    </w:p>
    <w:p>
      <w:pPr>
        <w:spacing w:after="78" w:afterLines="25"/>
        <w:ind w:left="315" w:hanging="315" w:hangingChars="150"/>
        <w:rPr>
          <w:szCs w:val="21"/>
        </w:rPr>
      </w:pPr>
      <w:r>
        <w:rPr>
          <w:szCs w:val="21"/>
        </w:rPr>
        <mc:AlternateContent>
          <mc:Choice Requires="wps">
            <w:drawing>
              <wp:anchor distT="0" distB="0" distL="114300" distR="114300" simplePos="0" relativeHeight="251691008" behindDoc="0" locked="0" layoutInCell="1" allowOverlap="1">
                <wp:simplePos x="0" y="0"/>
                <wp:positionH relativeFrom="column">
                  <wp:posOffset>342900</wp:posOffset>
                </wp:positionH>
                <wp:positionV relativeFrom="paragraph">
                  <wp:posOffset>49530</wp:posOffset>
                </wp:positionV>
                <wp:extent cx="635" cy="1337310"/>
                <wp:effectExtent l="4445" t="0" r="13970" b="15240"/>
                <wp:wrapNone/>
                <wp:docPr id="33" name="直线 36"/>
                <wp:cNvGraphicFramePr/>
                <a:graphic xmlns:a="http://schemas.openxmlformats.org/drawingml/2006/main">
                  <a:graphicData uri="http://schemas.microsoft.com/office/word/2010/wordprocessingShape">
                    <wps:wsp>
                      <wps:cNvCnPr/>
                      <wps:spPr>
                        <a:xfrm>
                          <a:off x="0" y="0"/>
                          <a:ext cx="635" cy="13373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6" o:spid="_x0000_s1026" o:spt="20" style="position:absolute;left:0pt;margin-left:27pt;margin-top:3.9pt;height:105.3pt;width:0.05pt;z-index:251691008;mso-width-relative:page;mso-height-relative:page;" filled="f" stroked="t" coordsize="21600,21600" o:gfxdata="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ksQNtYAAAAHAQAADwAAAAAAAAABACAAAAAi&#10;AAAAZHJzL2Rvd25yZXYueG1sUEsBAhQAFAAAAAgAh07iQDt2s5PTAQAAkQMAAA4AAAAAAAAAAQAg&#10;AAAAJQEAAGRycy9lMm9Eb2MueG1sUEsFBgAAAAAGAAYAWQEAAGoFAAAAAA==&#10;">
                <v:fill on="f" focussize="0,0"/>
                <v:stroke color="#000000" joinstyle="round"/>
                <v:imagedata o:title=""/>
                <o:lock v:ext="edit" aspectratio="f"/>
              </v:line>
            </w:pict>
          </mc:Fallback>
        </mc:AlternateContent>
      </w:r>
      <w:r>
        <w:rPr>
          <w:rFonts w:hint="eastAsia"/>
          <w:szCs w:val="21"/>
        </w:rPr>
        <w:t>50% -</w:t>
      </w:r>
    </w:p>
    <w:p>
      <w:pPr>
        <w:spacing w:after="78" w:afterLines="25"/>
        <w:ind w:left="315" w:hanging="315" w:hangingChars="150"/>
        <w:rPr>
          <w:szCs w:val="21"/>
        </w:rPr>
      </w:pPr>
      <w:r>
        <w:rPr>
          <w:szCs w:val="21"/>
        </w:rPr>
        <mc:AlternateContent>
          <mc:Choice Requires="wps">
            <w:drawing>
              <wp:anchor distT="0" distB="0" distL="114300" distR="114300" simplePos="0" relativeHeight="251696128" behindDoc="0" locked="0" layoutInCell="1" allowOverlap="1">
                <wp:simplePos x="0" y="0"/>
                <wp:positionH relativeFrom="column">
                  <wp:posOffset>2057400</wp:posOffset>
                </wp:positionH>
                <wp:positionV relativeFrom="paragraph">
                  <wp:posOffset>49530</wp:posOffset>
                </wp:positionV>
                <wp:extent cx="457200" cy="1089660"/>
                <wp:effectExtent l="5080" t="4445" r="13970" b="10795"/>
                <wp:wrapNone/>
                <wp:docPr id="38" name="矩形 35"/>
                <wp:cNvGraphicFramePr/>
                <a:graphic xmlns:a="http://schemas.openxmlformats.org/drawingml/2006/main">
                  <a:graphicData uri="http://schemas.microsoft.com/office/word/2010/wordprocessingShape">
                    <wps:wsp>
                      <wps:cNvSpPr/>
                      <wps:spPr>
                        <a:xfrm>
                          <a:off x="0" y="0"/>
                          <a:ext cx="457200" cy="1089660"/>
                        </a:xfrm>
                        <a:prstGeom prst="rect">
                          <a:avLst/>
                        </a:prstGeom>
                        <a:solidFill>
                          <a:srgbClr val="FFFFFF"/>
                        </a:solidFill>
                        <a:ln w="9525" cap="flat" cmpd="sng">
                          <a:solidFill>
                            <a:srgbClr val="000000"/>
                          </a:solidFill>
                          <a:prstDash val="solid"/>
                          <a:miter/>
                          <a:headEnd type="none" w="med" len="med"/>
                          <a:tailEnd type="none" w="med" len="med"/>
                        </a:ln>
                      </wps:spPr>
                      <wps:txbx>
                        <w:txbxContent>
                          <w:p/>
                          <w:p/>
                          <w:p>
                            <w:r>
                              <w:rPr>
                                <w:rFonts w:hint="eastAsia"/>
                              </w:rPr>
                              <w:t>45%</w:t>
                            </w:r>
                          </w:p>
                        </w:txbxContent>
                      </wps:txbx>
                      <wps:bodyPr wrap="square" upright="1"/>
                    </wps:wsp>
                  </a:graphicData>
                </a:graphic>
              </wp:anchor>
            </w:drawing>
          </mc:Choice>
          <mc:Fallback>
            <w:pict>
              <v:rect id="矩形 35" o:spid="_x0000_s1026" o:spt="1" style="position:absolute;left:0pt;margin-left:162pt;margin-top:3.9pt;height:85.8pt;width:36pt;z-index:251696128;mso-width-relative:page;mso-height-relative:page;" fillcolor="#FFFFFF" filled="t" stroked="t" coordsize="21600,21600" o:gfxdata="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rZPivXAAAACQEAAA8AAAAAAAAAAQAgAAAAIgAAAGRycy9kb3ducmV2LnhtbFBLAQIU&#10;ABQAAAAIAIdO4kCzX7T/9AEAAOsDAAAOAAAAAAAAAAEAIAAAACYBAABkcnMvZTJvRG9jLnhtbFBL&#10;BQYAAAAABgAGAFkBAACMBQAAAAA=&#10;">
                <v:fill on="t" focussize="0,0"/>
                <v:stroke color="#000000" joinstyle="miter"/>
                <v:imagedata o:title=""/>
                <o:lock v:ext="edit" aspectratio="f"/>
                <v:textbox>
                  <w:txbxContent>
                    <w:p/>
                    <w:p/>
                    <w:p>
                      <w:r>
                        <w:rPr>
                          <w:rFonts w:hint="eastAsia"/>
                        </w:rPr>
                        <w:t>45%</w:t>
                      </w:r>
                    </w:p>
                  </w:txbxContent>
                </v:textbox>
              </v:rect>
            </w:pict>
          </mc:Fallback>
        </mc:AlternateContent>
      </w:r>
      <w:r>
        <w:rPr>
          <w:rFonts w:hint="eastAsia"/>
          <w:szCs w:val="21"/>
        </w:rPr>
        <w:t>40% -</w:t>
      </w:r>
    </w:p>
    <w:p>
      <w:pPr>
        <w:spacing w:after="78" w:afterLines="25"/>
        <w:ind w:left="315" w:hanging="315" w:hangingChars="150"/>
        <w:rPr>
          <w:szCs w:val="21"/>
        </w:rPr>
      </w:pPr>
      <w:r>
        <w:rPr>
          <w:szCs w:val="21"/>
        </w:rPr>
        <mc:AlternateContent>
          <mc:Choice Requires="wps">
            <w:drawing>
              <wp:anchor distT="0" distB="0" distL="114300" distR="114300" simplePos="0" relativeHeight="251694080" behindDoc="0" locked="0" layoutInCell="1" allowOverlap="1">
                <wp:simplePos x="0" y="0"/>
                <wp:positionH relativeFrom="column">
                  <wp:posOffset>657225</wp:posOffset>
                </wp:positionH>
                <wp:positionV relativeFrom="paragraph">
                  <wp:posOffset>198120</wp:posOffset>
                </wp:positionV>
                <wp:extent cx="485775" cy="693420"/>
                <wp:effectExtent l="4445" t="4445" r="5080" b="6985"/>
                <wp:wrapNone/>
                <wp:docPr id="36" name="矩形 37"/>
                <wp:cNvGraphicFramePr/>
                <a:graphic xmlns:a="http://schemas.openxmlformats.org/drawingml/2006/main">
                  <a:graphicData uri="http://schemas.microsoft.com/office/word/2010/wordprocessingShape">
                    <wps:wsp>
                      <wps:cNvSpPr/>
                      <wps:spPr>
                        <a:xfrm>
                          <a:off x="0" y="0"/>
                          <a:ext cx="485775"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Cs w:val="21"/>
                              </w:rPr>
                            </w:pPr>
                          </w:p>
                          <w:p>
                            <w:pPr>
                              <w:rPr>
                                <w:szCs w:val="21"/>
                              </w:rPr>
                            </w:pPr>
                            <w:r>
                              <w:rPr>
                                <w:rFonts w:hint="eastAsia"/>
                                <w:szCs w:val="21"/>
                              </w:rPr>
                              <w:t>27%</w:t>
                            </w:r>
                          </w:p>
                        </w:txbxContent>
                      </wps:txbx>
                      <wps:bodyPr wrap="square" upright="1"/>
                    </wps:wsp>
                  </a:graphicData>
                </a:graphic>
              </wp:anchor>
            </w:drawing>
          </mc:Choice>
          <mc:Fallback>
            <w:pict>
              <v:rect id="矩形 37" o:spid="_x0000_s1026" o:spt="1" style="position:absolute;left:0pt;margin-left:51.75pt;margin-top:15.6pt;height:54.6pt;width:38.25pt;z-index:251694080;mso-width-relative:page;mso-height-relative:page;" fillcolor="#FFFFFF" filled="t" stroked="t" coordsize="21600,21600" o:gfxdata="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mfvI9YAAAAKAQAADwAAAAAAAAABACAAAAAiAAAAZHJzL2Rvd25yZXYueG1sUEsBAhQA&#10;FAAAAAgAh07iQJdhkR30AQAA6gMAAA4AAAAAAAAAAQAgAAAAJQEAAGRycy9lMm9Eb2MueG1sUEsF&#10;BgAAAAAGAAYAWQEAAIsFAAAAAA==&#10;">
                <v:fill on="t" focussize="0,0"/>
                <v:stroke color="#000000" joinstyle="miter"/>
                <v:imagedata o:title=""/>
                <o:lock v:ext="edit" aspectratio="f"/>
                <v:textbox>
                  <w:txbxContent>
                    <w:p>
                      <w:pPr>
                        <w:rPr>
                          <w:szCs w:val="21"/>
                        </w:rPr>
                      </w:pPr>
                    </w:p>
                    <w:p>
                      <w:pPr>
                        <w:rPr>
                          <w:szCs w:val="21"/>
                        </w:rPr>
                      </w:pPr>
                      <w:r>
                        <w:rPr>
                          <w:rFonts w:hint="eastAsia"/>
                          <w:szCs w:val="21"/>
                        </w:rPr>
                        <w:t>27%</w:t>
                      </w:r>
                    </w:p>
                  </w:txbxContent>
                </v:textbox>
              </v:rect>
            </w:pict>
          </mc:Fallback>
        </mc:AlternateContent>
      </w:r>
      <w:r>
        <w:rPr>
          <w:rFonts w:hint="eastAsia"/>
          <w:szCs w:val="21"/>
        </w:rPr>
        <w:t>30% -</w:t>
      </w:r>
    </w:p>
    <w:p>
      <w:pPr>
        <w:spacing w:after="78" w:afterLines="25"/>
        <w:ind w:left="315" w:hanging="315" w:hangingChars="150"/>
        <w:rPr>
          <w:szCs w:val="21"/>
        </w:rPr>
      </w:pPr>
      <w:r>
        <w:rPr>
          <w:szCs w:val="21"/>
        </w:rPr>
        <mc:AlternateContent>
          <mc:Choice Requires="wps">
            <w:drawing>
              <wp:anchor distT="0" distB="0" distL="114300" distR="114300" simplePos="0" relativeHeight="251695104" behindDoc="0" locked="0" layoutInCell="1" allowOverlap="1">
                <wp:simplePos x="0" y="0"/>
                <wp:positionH relativeFrom="column">
                  <wp:posOffset>1343025</wp:posOffset>
                </wp:positionH>
                <wp:positionV relativeFrom="paragraph">
                  <wp:posOffset>148590</wp:posOffset>
                </wp:positionV>
                <wp:extent cx="485775" cy="495300"/>
                <wp:effectExtent l="4445" t="4445" r="5080" b="14605"/>
                <wp:wrapNone/>
                <wp:docPr id="37" name="矩形 38"/>
                <wp:cNvGraphicFramePr/>
                <a:graphic xmlns:a="http://schemas.openxmlformats.org/drawingml/2006/main">
                  <a:graphicData uri="http://schemas.microsoft.com/office/word/2010/wordprocessingShape">
                    <wps:wsp>
                      <wps:cNvSpPr/>
                      <wps:spPr>
                        <a:xfrm>
                          <a:off x="0" y="0"/>
                          <a:ext cx="485775"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156" w:beforeLines="50"/>
                            </w:pPr>
                            <w:r>
                              <w:rPr>
                                <w:rFonts w:hint="eastAsia"/>
                              </w:rPr>
                              <w:t>18%</w:t>
                            </w:r>
                          </w:p>
                        </w:txbxContent>
                      </wps:txbx>
                      <wps:bodyPr wrap="square" upright="1"/>
                    </wps:wsp>
                  </a:graphicData>
                </a:graphic>
              </wp:anchor>
            </w:drawing>
          </mc:Choice>
          <mc:Fallback>
            <w:pict>
              <v:rect id="矩形 38" o:spid="_x0000_s1026" o:spt="1" style="position:absolute;left:0pt;margin-left:105.75pt;margin-top:11.7pt;height:39pt;width:38.25pt;z-index:251695104;mso-width-relative:page;mso-height-relative:page;" fillcolor="#FFFFFF" filled="t" stroked="t" coordsize="21600,21600" o:gfxdata="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ZJZYD1wAAAAoBAAAPAAAAAAAAAAEAIAAAACIAAABkcnMvZG93bnJldi54bWxQSwEC&#10;FAAUAAAACACHTuJALVXqz/UBAADqAwAADgAAAAAAAAABACAAAAAmAQAAZHJzL2Uyb0RvYy54bWxQ&#10;SwUGAAAAAAYABgBZAQAAjQUAAAAA&#10;">
                <v:fill on="t" focussize="0,0"/>
                <v:stroke color="#000000" joinstyle="miter"/>
                <v:imagedata o:title=""/>
                <o:lock v:ext="edit" aspectratio="f"/>
                <v:textbox>
                  <w:txbxContent>
                    <w:p>
                      <w:pPr>
                        <w:spacing w:before="156" w:beforeLines="50"/>
                      </w:pPr>
                      <w:r>
                        <w:rPr>
                          <w:rFonts w:hint="eastAsia"/>
                        </w:rPr>
                        <w:t>18%</w:t>
                      </w:r>
                    </w:p>
                  </w:txbxContent>
                </v:textbox>
              </v:rect>
            </w:pict>
          </mc:Fallback>
        </mc:AlternateContent>
      </w:r>
      <w:r>
        <w:rPr>
          <w:rFonts w:hint="eastAsia"/>
          <w:szCs w:val="21"/>
        </w:rPr>
        <w:t>20% -</w:t>
      </w:r>
    </w:p>
    <w:p>
      <w:pPr>
        <w:spacing w:after="78" w:afterLines="25"/>
        <w:ind w:left="315" w:hanging="315" w:hangingChars="150"/>
        <w:rPr>
          <w:szCs w:val="21"/>
        </w:rPr>
      </w:pPr>
      <w:r>
        <w:rPr>
          <w:szCs w:val="21"/>
        </w:rPr>
        <mc:AlternateContent>
          <mc:Choice Requires="wps">
            <w:drawing>
              <wp:anchor distT="0" distB="0" distL="114300" distR="114300" simplePos="0" relativeHeight="251697152" behindDoc="0" locked="0" layoutInCell="1" allowOverlap="1">
                <wp:simplePos x="0" y="0"/>
                <wp:positionH relativeFrom="column">
                  <wp:posOffset>2743200</wp:posOffset>
                </wp:positionH>
                <wp:positionV relativeFrom="paragraph">
                  <wp:posOffset>99060</wp:posOffset>
                </wp:positionV>
                <wp:extent cx="457200" cy="297180"/>
                <wp:effectExtent l="4445" t="4445" r="14605" b="22225"/>
                <wp:wrapNone/>
                <wp:docPr id="39" name="矩形 39"/>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9%</w:t>
                            </w:r>
                          </w:p>
                        </w:txbxContent>
                      </wps:txbx>
                      <wps:bodyPr wrap="square" upright="1"/>
                    </wps:wsp>
                  </a:graphicData>
                </a:graphic>
              </wp:anchor>
            </w:drawing>
          </mc:Choice>
          <mc:Fallback>
            <w:pict>
              <v:rect id="_x0000_s1026" o:spid="_x0000_s1026" o:spt="1" style="position:absolute;left:0pt;margin-left:216pt;margin-top:7.8pt;height:23.4pt;width:36pt;z-index:251697152;mso-width-relative:page;mso-height-relative:page;" fillcolor="#FFFFFF" filled="t" stroked="t" coordsize="21600,21600" o:gfxdata="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QbyqNcAAAAJAQAADwAAAAAAAAABACAAAAAiAAAAZHJzL2Rvd25yZXYueG1sUEsBAhQA&#10;FAAAAAgAh07iQF1ziVTzAQAA6gMAAA4AAAAAAAAAAQAgAAAAJgEAAGRycy9lMm9Eb2MueG1sUEsF&#10;BgAAAAAGAAYAWQEAAIsFAAAAAA==&#10;">
                <v:fill on="t" focussize="0,0"/>
                <v:stroke color="#000000" joinstyle="miter"/>
                <v:imagedata o:title=""/>
                <o:lock v:ext="edit" aspectratio="f"/>
                <v:textbox>
                  <w:txbxContent>
                    <w:p>
                      <w:r>
                        <w:rPr>
                          <w:rFonts w:hint="eastAsia"/>
                        </w:rPr>
                        <w:t>9%</w:t>
                      </w:r>
                    </w:p>
                  </w:txbxContent>
                </v:textbox>
              </v:rect>
            </w:pict>
          </mc:Fallback>
        </mc:AlternateContent>
      </w:r>
      <w:r>
        <w:rPr>
          <w:rFonts w:hint="eastAsia"/>
          <w:szCs w:val="21"/>
        </w:rPr>
        <w:t>10% -</w:t>
      </w:r>
    </w:p>
    <w:p>
      <w:pPr>
        <w:ind w:left="315" w:leftChars="50" w:hanging="210" w:hangingChars="100"/>
        <w:rPr>
          <w:szCs w:val="21"/>
        </w:rPr>
      </w:pPr>
      <w:r>
        <w:rPr>
          <w:szCs w:val="21"/>
        </w:rPr>
        <mc:AlternateContent>
          <mc:Choice Requires="wps">
            <w:drawing>
              <wp:anchor distT="0" distB="0" distL="114300" distR="114300" simplePos="0" relativeHeight="251692032" behindDoc="0" locked="0" layoutInCell="1" allowOverlap="1">
                <wp:simplePos x="0" y="0"/>
                <wp:positionH relativeFrom="column">
                  <wp:posOffset>342900</wp:posOffset>
                </wp:positionH>
                <wp:positionV relativeFrom="paragraph">
                  <wp:posOffset>148590</wp:posOffset>
                </wp:positionV>
                <wp:extent cx="3086100" cy="0"/>
                <wp:effectExtent l="0" t="0" r="0" b="0"/>
                <wp:wrapNone/>
                <wp:docPr id="34" name="直线 41"/>
                <wp:cNvGraphicFramePr/>
                <a:graphic xmlns:a="http://schemas.openxmlformats.org/drawingml/2006/main">
                  <a:graphicData uri="http://schemas.microsoft.com/office/word/2010/wordprocessingShape">
                    <wps:wsp>
                      <wps:cNvCnPr/>
                      <wps:spPr>
                        <a:xfrm>
                          <a:off x="0" y="0"/>
                          <a:ext cx="30861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1" o:spid="_x0000_s1026" o:spt="20" style="position:absolute;left:0pt;margin-left:27pt;margin-top:11.7pt;height:0pt;width:243pt;z-index:251692032;mso-width-relative:page;mso-height-relative:page;" filled="f" stroked="t" coordsize="21600,21600" o:gfxdata="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b0/2btQAAAAIAQAADwAAAAAAAAABACAAAAAiAAAAZHJz&#10;L2Rvd25yZXYueG1sUEsBAhQAFAAAAAgAh07iQDwWolLPAQAAjwMAAA4AAAAAAAAAAQAgAAAAIwEA&#10;AGRycy9lMm9Eb2MueG1sUEsFBgAAAAAGAAYAWQEAAGQFAAAAAA==&#10;">
                <v:fill on="f" focussize="0,0"/>
                <v:stroke color="#000000" joinstyle="round"/>
                <v:imagedata o:title=""/>
                <o:lock v:ext="edit" aspectratio="f"/>
              </v:line>
            </w:pict>
          </mc:Fallback>
        </mc:AlternateContent>
      </w:r>
      <w:r>
        <w:rPr>
          <w:rFonts w:hint="eastAsia"/>
          <w:szCs w:val="21"/>
        </w:rPr>
        <w:t>0% -</w:t>
      </w:r>
    </w:p>
    <w:p>
      <w:pPr>
        <w:spacing w:after="78" w:afterLines="25"/>
        <w:ind w:left="315" w:hanging="315" w:hangingChars="150"/>
        <w:rPr>
          <w:sz w:val="18"/>
          <w:szCs w:val="18"/>
        </w:rPr>
      </w:pPr>
      <w:r>
        <w:rPr>
          <w:rFonts w:hint="eastAsia"/>
          <w:szCs w:val="21"/>
        </w:rPr>
        <w:t xml:space="preserve">       </w:t>
      </w:r>
      <w:r>
        <w:rPr>
          <w:rFonts w:hint="eastAsia"/>
          <w:sz w:val="18"/>
          <w:szCs w:val="18"/>
        </w:rPr>
        <w:t xml:space="preserve"> 增加10-19%   增加0-9%      保持      减少0-9%</w:t>
      </w:r>
    </w:p>
    <w:p>
      <w:pPr>
        <w:spacing w:after="78" w:afterLines="25"/>
        <w:ind w:left="315" w:hanging="316" w:hangingChars="150"/>
        <w:rPr>
          <w:b/>
          <w:szCs w:val="21"/>
        </w:rPr>
      </w:pPr>
      <w:r>
        <w:rPr>
          <w:rFonts w:hint="eastAsia"/>
          <w:b/>
          <w:szCs w:val="21"/>
        </w:rPr>
        <w:t xml:space="preserve">               2015年私营教育公司收入变化</w:t>
      </w:r>
    </w:p>
    <w:p>
      <w:pPr>
        <w:spacing w:after="78" w:afterLines="25"/>
        <w:ind w:left="315" w:hanging="315" w:hangingChars="150"/>
        <w:rPr>
          <w:szCs w:val="21"/>
        </w:rPr>
      </w:pPr>
      <w:r>
        <w:rPr>
          <w:szCs w:val="21"/>
        </w:rPr>
        <mc:AlternateContent>
          <mc:Choice Requires="wps">
            <w:drawing>
              <wp:anchor distT="0" distB="0" distL="114300" distR="114300" simplePos="0" relativeHeight="251701248" behindDoc="0" locked="0" layoutInCell="1" allowOverlap="1">
                <wp:simplePos x="0" y="0"/>
                <wp:positionH relativeFrom="column">
                  <wp:posOffset>2486025</wp:posOffset>
                </wp:positionH>
                <wp:positionV relativeFrom="paragraph">
                  <wp:posOffset>198120</wp:posOffset>
                </wp:positionV>
                <wp:extent cx="485775" cy="1436370"/>
                <wp:effectExtent l="4445" t="4445" r="5080" b="6985"/>
                <wp:wrapNone/>
                <wp:docPr id="43" name="矩形 40"/>
                <wp:cNvGraphicFramePr/>
                <a:graphic xmlns:a="http://schemas.openxmlformats.org/drawingml/2006/main">
                  <a:graphicData uri="http://schemas.microsoft.com/office/word/2010/wordprocessingShape">
                    <wps:wsp>
                      <wps:cNvSpPr/>
                      <wps:spPr>
                        <a:xfrm>
                          <a:off x="0" y="0"/>
                          <a:ext cx="485775" cy="1436370"/>
                        </a:xfrm>
                        <a:prstGeom prst="rect">
                          <a:avLst/>
                        </a:prstGeom>
                        <a:solidFill>
                          <a:srgbClr val="FFFFFF"/>
                        </a:solidFill>
                        <a:ln w="9525" cap="flat" cmpd="sng">
                          <a:solidFill>
                            <a:srgbClr val="000000"/>
                          </a:solidFill>
                          <a:prstDash val="solid"/>
                          <a:miter/>
                          <a:headEnd type="none" w="med" len="med"/>
                          <a:tailEnd type="none" w="med" len="med"/>
                        </a:ln>
                      </wps:spPr>
                      <wps:txbx>
                        <w:txbxContent>
                          <w:p/>
                          <w:p/>
                          <w:p/>
                          <w:p>
                            <w:r>
                              <w:rPr>
                                <w:rFonts w:hint="eastAsia"/>
                              </w:rPr>
                              <w:t>28%</w:t>
                            </w:r>
                          </w:p>
                        </w:txbxContent>
                      </wps:txbx>
                      <wps:bodyPr wrap="square" upright="1"/>
                    </wps:wsp>
                  </a:graphicData>
                </a:graphic>
              </wp:anchor>
            </w:drawing>
          </mc:Choice>
          <mc:Fallback>
            <w:pict>
              <v:rect id="矩形 40" o:spid="_x0000_s1026" o:spt="1" style="position:absolute;left:0pt;margin-left:195.75pt;margin-top:15.6pt;height:113.1pt;width:38.25pt;z-index:251701248;mso-width-relative:page;mso-height-relative:page;" fillcolor="#FFFFFF" filled="t" stroked="t" coordsize="21600,21600" o:gfxdata="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khzpe2gAAAAoBAAAPAAAAAAAAAAEAIAAAACIAAABkcnMvZG93bnJldi54bWxQSwEC&#10;FAAUAAAACACHTuJASHMG3/IBAADrAwAADgAAAAAAAAABACAAAAApAQAAZHJzL2Uyb0RvYy54bWxQ&#10;SwUGAAAAAAYABgBZAQAAjQUAAAAA&#10;">
                <v:fill on="t" focussize="0,0"/>
                <v:stroke color="#000000" joinstyle="miter"/>
                <v:imagedata o:title=""/>
                <o:lock v:ext="edit" aspectratio="f"/>
                <v:textbox>
                  <w:txbxContent>
                    <w:p/>
                    <w:p/>
                    <w:p/>
                    <w:p>
                      <w:r>
                        <w:rPr>
                          <w:rFonts w:hint="eastAsia"/>
                        </w:rPr>
                        <w:t>28%</w:t>
                      </w:r>
                    </w:p>
                  </w:txbxContent>
                </v:textbox>
              </v:rect>
            </w:pict>
          </mc:Fallback>
        </mc:AlternateContent>
      </w:r>
      <w:r>
        <w:rPr>
          <w:szCs w:val="21"/>
        </w:rPr>
        <mc:AlternateContent>
          <mc:Choice Requires="wps">
            <w:drawing>
              <wp:anchor distT="0" distB="0" distL="114300" distR="114300" simplePos="0" relativeHeight="251693056" behindDoc="0" locked="0" layoutInCell="1" allowOverlap="1">
                <wp:simplePos x="0" y="0"/>
                <wp:positionH relativeFrom="column">
                  <wp:posOffset>342900</wp:posOffset>
                </wp:positionH>
                <wp:positionV relativeFrom="paragraph">
                  <wp:posOffset>49530</wp:posOffset>
                </wp:positionV>
                <wp:extent cx="635" cy="1535430"/>
                <wp:effectExtent l="4445" t="0" r="13970" b="7620"/>
                <wp:wrapNone/>
                <wp:docPr id="35" name="直线 43"/>
                <wp:cNvGraphicFramePr/>
                <a:graphic xmlns:a="http://schemas.openxmlformats.org/drawingml/2006/main">
                  <a:graphicData uri="http://schemas.microsoft.com/office/word/2010/wordprocessingShape">
                    <wps:wsp>
                      <wps:cNvCnPr/>
                      <wps:spPr>
                        <a:xfrm>
                          <a:off x="0" y="0"/>
                          <a:ext cx="635" cy="15354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3" o:spid="_x0000_s1026" o:spt="20" style="position:absolute;left:0pt;margin-left:27pt;margin-top:3.9pt;height:120.9pt;width:0.05pt;z-index:251693056;mso-width-relative:page;mso-height-relative:page;" filled="f" stroked="t" coordsize="21600,21600" o:gfxdata="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Tx4KrWAAAABwEAAA8AAAAAAAAAAQAgAAAAIgAA&#10;AGRycy9kb3ducmV2LnhtbFBLAQIUABQAAAAIAIdO4kBxm4i80QEAAJEDAAAOAAAAAAAAAAEAIAAA&#10;ACUBAABkcnMvZTJvRG9jLnhtbFBLBQYAAAAABgAGAFkBAABoBQAAAAA=&#10;">
                <v:fill on="f" focussize="0,0"/>
                <v:stroke color="#000000" joinstyle="round"/>
                <v:imagedata o:title=""/>
                <o:lock v:ext="edit" aspectratio="f"/>
              </v:line>
            </w:pict>
          </mc:Fallback>
        </mc:AlternateContent>
      </w:r>
      <w:r>
        <w:rPr>
          <w:rFonts w:hint="eastAsia"/>
          <w:szCs w:val="21"/>
        </w:rPr>
        <w:t>30% -</w:t>
      </w:r>
    </w:p>
    <w:p>
      <w:pPr>
        <w:spacing w:after="78" w:afterLines="25"/>
        <w:ind w:left="315" w:hanging="315" w:hangingChars="150"/>
        <w:rPr>
          <w:szCs w:val="21"/>
        </w:rPr>
      </w:pPr>
      <w:r>
        <w:rPr>
          <w:szCs w:val="21"/>
        </w:rPr>
        <mc:AlternateContent>
          <mc:Choice Requires="wps">
            <w:drawing>
              <wp:anchor distT="0" distB="0" distL="114300" distR="114300" simplePos="0" relativeHeight="251700224" behindDoc="0" locked="0" layoutInCell="1" allowOverlap="1">
                <wp:simplePos x="0" y="0"/>
                <wp:positionH relativeFrom="column">
                  <wp:posOffset>1800225</wp:posOffset>
                </wp:positionH>
                <wp:positionV relativeFrom="paragraph">
                  <wp:posOffset>49530</wp:posOffset>
                </wp:positionV>
                <wp:extent cx="485775" cy="1337310"/>
                <wp:effectExtent l="4445" t="4445" r="5080" b="10795"/>
                <wp:wrapNone/>
                <wp:docPr id="42" name="矩形 42"/>
                <wp:cNvGraphicFramePr/>
                <a:graphic xmlns:a="http://schemas.openxmlformats.org/drawingml/2006/main">
                  <a:graphicData uri="http://schemas.microsoft.com/office/word/2010/wordprocessingShape">
                    <wps:wsp>
                      <wps:cNvSpPr/>
                      <wps:spPr>
                        <a:xfrm>
                          <a:off x="0" y="0"/>
                          <a:ext cx="485775" cy="1337310"/>
                        </a:xfrm>
                        <a:prstGeom prst="rect">
                          <a:avLst/>
                        </a:prstGeom>
                        <a:solidFill>
                          <a:srgbClr val="FFFFFF"/>
                        </a:solidFill>
                        <a:ln w="9525" cap="flat" cmpd="sng">
                          <a:solidFill>
                            <a:srgbClr val="000000"/>
                          </a:solidFill>
                          <a:prstDash val="solid"/>
                          <a:miter/>
                          <a:headEnd type="none" w="med" len="med"/>
                          <a:tailEnd type="none" w="med" len="med"/>
                        </a:ln>
                      </wps:spPr>
                      <wps:txbx>
                        <w:txbxContent>
                          <w:p/>
                          <w:p/>
                          <w:p>
                            <w:pPr>
                              <w:spacing w:before="156" w:beforeLines="50"/>
                            </w:pPr>
                            <w:r>
                              <w:rPr>
                                <w:rFonts w:hint="eastAsia"/>
                              </w:rPr>
                              <w:t>27%</w:t>
                            </w:r>
                          </w:p>
                        </w:txbxContent>
                      </wps:txbx>
                      <wps:bodyPr wrap="square" upright="1"/>
                    </wps:wsp>
                  </a:graphicData>
                </a:graphic>
              </wp:anchor>
            </w:drawing>
          </mc:Choice>
          <mc:Fallback>
            <w:pict>
              <v:rect id="_x0000_s1026" o:spid="_x0000_s1026" o:spt="1" style="position:absolute;left:0pt;margin-left:141.75pt;margin-top:3.9pt;height:105.3pt;width:38.25pt;z-index:251700224;mso-width-relative:page;mso-height-relative:page;" fillcolor="#FFFFFF" filled="t" stroked="t" coordsize="21600,21600" o:gfxdata="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N5R3XAAAACQEAAA8AAAAAAAAAAQAgAAAAIgAAAGRycy9kb3ducmV2LnhtbFBLAQIU&#10;ABQAAAAIAIdO4kAiGsTv9AEAAOsDAAAOAAAAAAAAAAEAIAAAACYBAABkcnMvZTJvRG9jLnhtbFBL&#10;BQYAAAAABgAGAFkBAACMBQAAAAA=&#10;">
                <v:fill on="t" focussize="0,0"/>
                <v:stroke color="#000000" joinstyle="miter"/>
                <v:imagedata o:title=""/>
                <o:lock v:ext="edit" aspectratio="f"/>
                <v:textbox>
                  <w:txbxContent>
                    <w:p/>
                    <w:p/>
                    <w:p>
                      <w:pPr>
                        <w:spacing w:before="156" w:beforeLines="50"/>
                      </w:pPr>
                      <w:r>
                        <w:rPr>
                          <w:rFonts w:hint="eastAsia"/>
                        </w:rPr>
                        <w:t>27%</w:t>
                      </w:r>
                    </w:p>
                  </w:txbxContent>
                </v:textbox>
              </v:rect>
            </w:pict>
          </mc:Fallback>
        </mc:AlternateContent>
      </w:r>
      <w:r>
        <w:rPr>
          <w:szCs w:val="21"/>
        </w:rPr>
        <mc:AlternateContent>
          <mc:Choice Requires="wps">
            <w:drawing>
              <wp:anchor distT="0" distB="0" distL="114300" distR="114300" simplePos="0" relativeHeight="251699200" behindDoc="0" locked="0" layoutInCell="1" allowOverlap="1">
                <wp:simplePos x="0" y="0"/>
                <wp:positionH relativeFrom="column">
                  <wp:posOffset>1143000</wp:posOffset>
                </wp:positionH>
                <wp:positionV relativeFrom="paragraph">
                  <wp:posOffset>49530</wp:posOffset>
                </wp:positionV>
                <wp:extent cx="457200" cy="1337310"/>
                <wp:effectExtent l="4445" t="4445" r="14605" b="10795"/>
                <wp:wrapNone/>
                <wp:docPr id="41" name="矩形 44"/>
                <wp:cNvGraphicFramePr/>
                <a:graphic xmlns:a="http://schemas.openxmlformats.org/drawingml/2006/main">
                  <a:graphicData uri="http://schemas.microsoft.com/office/word/2010/wordprocessingShape">
                    <wps:wsp>
                      <wps:cNvSpPr/>
                      <wps:spPr>
                        <a:xfrm>
                          <a:off x="0" y="0"/>
                          <a:ext cx="457200" cy="1337310"/>
                        </a:xfrm>
                        <a:prstGeom prst="rect">
                          <a:avLst/>
                        </a:prstGeom>
                        <a:solidFill>
                          <a:srgbClr val="FFFFFF"/>
                        </a:solidFill>
                        <a:ln w="9525" cap="flat" cmpd="sng">
                          <a:solidFill>
                            <a:srgbClr val="000000"/>
                          </a:solidFill>
                          <a:prstDash val="solid"/>
                          <a:miter/>
                          <a:headEnd type="none" w="med" len="med"/>
                          <a:tailEnd type="none" w="med" len="med"/>
                        </a:ln>
                      </wps:spPr>
                      <wps:txbx>
                        <w:txbxContent>
                          <w:p/>
                          <w:p/>
                          <w:p>
                            <w:pPr>
                              <w:spacing w:before="156" w:beforeLines="50"/>
                            </w:pPr>
                            <w:r>
                              <w:rPr>
                                <w:rFonts w:hint="eastAsia"/>
                              </w:rPr>
                              <w:t>27%</w:t>
                            </w:r>
                          </w:p>
                        </w:txbxContent>
                      </wps:txbx>
                      <wps:bodyPr wrap="square" upright="1"/>
                    </wps:wsp>
                  </a:graphicData>
                </a:graphic>
              </wp:anchor>
            </w:drawing>
          </mc:Choice>
          <mc:Fallback>
            <w:pict>
              <v:rect id="矩形 44" o:spid="_x0000_s1026" o:spt="1" style="position:absolute;left:0pt;margin-left:90pt;margin-top:3.9pt;height:105.3pt;width:36pt;z-index:251699200;mso-width-relative:page;mso-height-relative:page;" fillcolor="#FFFFFF" filled="t" stroked="t" coordsize="21600,21600" o:gfxdata="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ghkl9YAAAAJAQAADwAAAAAAAAABACAAAAAiAAAAZHJzL2Rvd25yZXYueG1sUEsBAhQA&#10;FAAAAAgAh07iQKZcIsX0AQAA6wMAAA4AAAAAAAAAAQAgAAAAJQEAAGRycy9lMm9Eb2MueG1sUEsF&#10;BgAAAAAGAAYAWQEAAIsFAAAAAA==&#10;">
                <v:fill on="t" focussize="0,0"/>
                <v:stroke color="#000000" joinstyle="miter"/>
                <v:imagedata o:title=""/>
                <o:lock v:ext="edit" aspectratio="f"/>
                <v:textbox>
                  <w:txbxContent>
                    <w:p/>
                    <w:p/>
                    <w:p>
                      <w:pPr>
                        <w:spacing w:before="156" w:beforeLines="50"/>
                      </w:pPr>
                      <w:r>
                        <w:rPr>
                          <w:rFonts w:hint="eastAsia"/>
                        </w:rPr>
                        <w:t>27%</w:t>
                      </w:r>
                    </w:p>
                  </w:txbxContent>
                </v:textbox>
              </v:rect>
            </w:pict>
          </mc:Fallback>
        </mc:AlternateContent>
      </w:r>
      <w:r>
        <w:rPr>
          <w:rFonts w:hint="eastAsia"/>
          <w:szCs w:val="21"/>
        </w:rPr>
        <w:t>25% -</w:t>
      </w:r>
    </w:p>
    <w:p>
      <w:pPr>
        <w:spacing w:after="78" w:afterLines="25"/>
        <w:ind w:left="315" w:hanging="315" w:hangingChars="150"/>
        <w:rPr>
          <w:szCs w:val="21"/>
        </w:rPr>
      </w:pPr>
      <w:r>
        <w:rPr>
          <w:rFonts w:hint="eastAsia"/>
          <w:szCs w:val="21"/>
        </w:rPr>
        <w:t>20% -</w:t>
      </w:r>
    </w:p>
    <w:p>
      <w:pPr>
        <w:spacing w:after="78" w:afterLines="25"/>
        <w:ind w:left="315" w:hanging="315" w:hangingChars="150"/>
        <w:rPr>
          <w:szCs w:val="21"/>
        </w:rPr>
      </w:pPr>
      <w:r>
        <w:rPr>
          <w:rFonts w:hint="eastAsia"/>
          <w:szCs w:val="21"/>
        </w:rPr>
        <w:t>15% -</w:t>
      </w:r>
    </w:p>
    <w:p>
      <w:pPr>
        <w:spacing w:after="78" w:afterLines="25"/>
        <w:ind w:left="315" w:hanging="315" w:hangingChars="150"/>
        <w:rPr>
          <w:szCs w:val="21"/>
        </w:rPr>
      </w:pPr>
      <w:r>
        <w:rPr>
          <w:szCs w:val="21"/>
        </w:rPr>
        <mc:AlternateContent>
          <mc:Choice Requires="wps">
            <w:drawing>
              <wp:anchor distT="0" distB="0" distL="114300" distR="114300" simplePos="0" relativeHeight="251702272" behindDoc="0" locked="0" layoutInCell="1" allowOverlap="1">
                <wp:simplePos x="0" y="0"/>
                <wp:positionH relativeFrom="column">
                  <wp:posOffset>3200400</wp:posOffset>
                </wp:positionH>
                <wp:positionV relativeFrom="paragraph">
                  <wp:posOffset>198120</wp:posOffset>
                </wp:positionV>
                <wp:extent cx="457200" cy="445770"/>
                <wp:effectExtent l="4445" t="4445" r="14605" b="6985"/>
                <wp:wrapNone/>
                <wp:docPr id="44" name="矩形 45"/>
                <wp:cNvGraphicFramePr/>
                <a:graphic xmlns:a="http://schemas.openxmlformats.org/drawingml/2006/main">
                  <a:graphicData uri="http://schemas.microsoft.com/office/word/2010/wordprocessingShape">
                    <wps:wsp>
                      <wps:cNvSpPr/>
                      <wps:spPr>
                        <a:xfrm>
                          <a:off x="0" y="0"/>
                          <a:ext cx="457200" cy="4457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156" w:beforeLines="50"/>
                            </w:pPr>
                            <w:r>
                              <w:rPr>
                                <w:rFonts w:hint="eastAsia"/>
                              </w:rPr>
                              <w:t>9%</w:t>
                            </w:r>
                          </w:p>
                        </w:txbxContent>
                      </wps:txbx>
                      <wps:bodyPr wrap="square" upright="1"/>
                    </wps:wsp>
                  </a:graphicData>
                </a:graphic>
              </wp:anchor>
            </w:drawing>
          </mc:Choice>
          <mc:Fallback>
            <w:pict>
              <v:rect id="矩形 45" o:spid="_x0000_s1026" o:spt="1" style="position:absolute;left:0pt;margin-left:252pt;margin-top:15.6pt;height:35.1pt;width:36pt;z-index:251702272;mso-width-relative:page;mso-height-relative:page;" fillcolor="#FFFFFF" filled="t" stroked="t" coordsize="21600,21600" o:gfxdata="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0GhMYdgAAAAKAQAADwAAAAAAAAABACAAAAAiAAAAZHJzL2Rvd25yZXYueG1sUEsBAhQA&#10;FAAAAAgAh07iQIwDAufyAQAA6gMAAA4AAAAAAAAAAQAgAAAAJwEAAGRycy9lMm9Eb2MueG1sUEsF&#10;BgAAAAAGAAYAWQEAAIsFAAAAAA==&#10;">
                <v:fill on="t" focussize="0,0"/>
                <v:stroke color="#000000" joinstyle="miter"/>
                <v:imagedata o:title=""/>
                <o:lock v:ext="edit" aspectratio="f"/>
                <v:textbox>
                  <w:txbxContent>
                    <w:p>
                      <w:pPr>
                        <w:spacing w:before="156" w:beforeLines="50"/>
                      </w:pPr>
                      <w:r>
                        <w:rPr>
                          <w:rFonts w:hint="eastAsia"/>
                        </w:rPr>
                        <w:t>9%</w:t>
                      </w:r>
                    </w:p>
                  </w:txbxContent>
                </v:textbox>
              </v:rect>
            </w:pict>
          </mc:Fallback>
        </mc:AlternateContent>
      </w:r>
      <w:r>
        <w:rPr>
          <w:szCs w:val="21"/>
        </w:rPr>
        <mc:AlternateContent>
          <mc:Choice Requires="wps">
            <w:drawing>
              <wp:anchor distT="0" distB="0" distL="114300" distR="114300" simplePos="0" relativeHeight="251698176" behindDoc="0" locked="0" layoutInCell="1" allowOverlap="1">
                <wp:simplePos x="0" y="0"/>
                <wp:positionH relativeFrom="column">
                  <wp:posOffset>571500</wp:posOffset>
                </wp:positionH>
                <wp:positionV relativeFrom="paragraph">
                  <wp:posOffset>198120</wp:posOffset>
                </wp:positionV>
                <wp:extent cx="371475" cy="445770"/>
                <wp:effectExtent l="4445" t="4445" r="5080" b="6985"/>
                <wp:wrapNone/>
                <wp:docPr id="40" name="矩形 46"/>
                <wp:cNvGraphicFramePr/>
                <a:graphic xmlns:a="http://schemas.openxmlformats.org/drawingml/2006/main">
                  <a:graphicData uri="http://schemas.microsoft.com/office/word/2010/wordprocessingShape">
                    <wps:wsp>
                      <wps:cNvSpPr/>
                      <wps:spPr>
                        <a:xfrm>
                          <a:off x="0" y="0"/>
                          <a:ext cx="371475" cy="4457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156" w:beforeLines="50"/>
                            </w:pPr>
                            <w:r>
                              <w:rPr>
                                <w:rFonts w:hint="eastAsia"/>
                              </w:rPr>
                              <w:t>9%</w:t>
                            </w:r>
                          </w:p>
                        </w:txbxContent>
                      </wps:txbx>
                      <wps:bodyPr wrap="square" upright="1"/>
                    </wps:wsp>
                  </a:graphicData>
                </a:graphic>
              </wp:anchor>
            </w:drawing>
          </mc:Choice>
          <mc:Fallback>
            <w:pict>
              <v:rect id="矩形 46" o:spid="_x0000_s1026" o:spt="1" style="position:absolute;left:0pt;margin-left:45pt;margin-top:15.6pt;height:35.1pt;width:29.25pt;z-index:251698176;mso-width-relative:page;mso-height-relative:page;" fillcolor="#FFFFFF" filled="t" stroked="t" coordsize="21600,21600" o:gfxdata="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pZRftcAAAAJAQAADwAAAAAAAAABACAAAAAiAAAAZHJzL2Rvd25yZXYueG1sUEsBAhQA&#10;FAAAAAgAh07iQLQ7owTzAQAA6gMAAA4AAAAAAAAAAQAgAAAAJgEAAGRycy9lMm9Eb2MueG1sUEsF&#10;BgAAAAAGAAYAWQEAAIsFAAAAAA==&#10;">
                <v:fill on="t" focussize="0,0"/>
                <v:stroke color="#000000" joinstyle="miter"/>
                <v:imagedata o:title=""/>
                <o:lock v:ext="edit" aspectratio="f"/>
                <v:textbox>
                  <w:txbxContent>
                    <w:p>
                      <w:pPr>
                        <w:spacing w:before="156" w:beforeLines="50"/>
                      </w:pPr>
                      <w:r>
                        <w:rPr>
                          <w:rFonts w:hint="eastAsia"/>
                        </w:rPr>
                        <w:t>9%</w:t>
                      </w:r>
                    </w:p>
                  </w:txbxContent>
                </v:textbox>
              </v:rect>
            </w:pict>
          </mc:Fallback>
        </mc:AlternateContent>
      </w:r>
      <w:r>
        <w:rPr>
          <w:rFonts w:hint="eastAsia"/>
          <w:szCs w:val="21"/>
        </w:rPr>
        <w:t>10% -</w:t>
      </w:r>
    </w:p>
    <w:p>
      <w:pPr>
        <w:spacing w:after="78" w:afterLines="25"/>
        <w:ind w:left="315" w:leftChars="50" w:hanging="210" w:hangingChars="100"/>
        <w:rPr>
          <w:szCs w:val="21"/>
        </w:rPr>
      </w:pPr>
    </w:p>
    <w:p>
      <w:pPr>
        <w:spacing w:after="78" w:afterLines="25"/>
        <w:ind w:left="315" w:leftChars="50" w:hanging="210" w:hangingChars="100"/>
        <w:rPr>
          <w:szCs w:val="21"/>
        </w:rPr>
      </w:pPr>
      <w:r>
        <w:rPr>
          <w:rFonts w:hint="eastAsia"/>
          <w:szCs w:val="21"/>
        </w:rPr>
        <w:t>5% -</w:t>
      </w:r>
    </w:p>
    <w:p>
      <w:pPr>
        <w:rPr>
          <w:szCs w:val="21"/>
        </w:rPr>
      </w:pPr>
      <w:r>
        <w:rPr>
          <w:szCs w:val="21"/>
        </w:rPr>
        <mc:AlternateContent>
          <mc:Choice Requires="wps">
            <w:drawing>
              <wp:anchor distT="0" distB="0" distL="114300" distR="114300" simplePos="0" relativeHeight="251703296" behindDoc="0" locked="0" layoutInCell="1" allowOverlap="1">
                <wp:simplePos x="0" y="0"/>
                <wp:positionH relativeFrom="column">
                  <wp:posOffset>342900</wp:posOffset>
                </wp:positionH>
                <wp:positionV relativeFrom="paragraph">
                  <wp:posOffset>148590</wp:posOffset>
                </wp:positionV>
                <wp:extent cx="3495675" cy="0"/>
                <wp:effectExtent l="0" t="0" r="0" b="0"/>
                <wp:wrapNone/>
                <wp:docPr id="45" name="直线 47"/>
                <wp:cNvGraphicFramePr/>
                <a:graphic xmlns:a="http://schemas.openxmlformats.org/drawingml/2006/main">
                  <a:graphicData uri="http://schemas.microsoft.com/office/word/2010/wordprocessingShape">
                    <wps:wsp>
                      <wps:cNvCnPr/>
                      <wps:spPr>
                        <a:xfrm>
                          <a:off x="0" y="0"/>
                          <a:ext cx="34956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7" o:spid="_x0000_s1026" o:spt="20" style="position:absolute;left:0pt;margin-left:27pt;margin-top:11.7pt;height:0pt;width:275.25pt;z-index:251703296;mso-width-relative:page;mso-height-relative:page;" filled="f" stroked="t" coordsize="21600,21600" o:gfxdata="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aMI3TXAAAACAEAAA8AAAAAAAAAAQAgAAAAIgAA&#10;AGRycy9kb3ducmV2LnhtbFBLAQIUABQAAAAIAIdO4kCXOnfv0AEAAI8DAAAOAAAAAAAAAAEAIAAA&#10;ACYBAABkcnMvZTJvRG9jLnhtbFBLBQYAAAAABgAGAFkBAABoBQAAAAA=&#10;">
                <v:fill on="f" focussize="0,0"/>
                <v:stroke color="#000000" joinstyle="round"/>
                <v:imagedata o:title=""/>
                <o:lock v:ext="edit" aspectratio="f"/>
              </v:line>
            </w:pict>
          </mc:Fallback>
        </mc:AlternateContent>
      </w:r>
      <w:r>
        <w:rPr>
          <w:rFonts w:hint="eastAsia"/>
          <w:szCs w:val="21"/>
        </w:rPr>
        <w:t>0% -</w:t>
      </w:r>
    </w:p>
    <w:p>
      <w:pPr>
        <w:spacing w:after="78" w:afterLines="25"/>
        <w:ind w:left="285" w:leftChars="50" w:hanging="180" w:hangingChars="100"/>
        <w:rPr>
          <w:sz w:val="18"/>
          <w:szCs w:val="18"/>
        </w:rPr>
      </w:pPr>
      <w:r>
        <w:rPr>
          <w:rFonts w:hint="eastAsia"/>
          <w:sz w:val="18"/>
          <w:szCs w:val="18"/>
        </w:rPr>
        <w:t xml:space="preserve">    增加100-149% 增加40-59% 增加20-39% 增加10-19%     保持</w:t>
      </w:r>
    </w:p>
    <w:p>
      <w:pPr>
        <w:pStyle w:val="29"/>
        <w:rPr>
          <w:rFonts w:ascii="宋体" w:hAnsi="宋体"/>
          <w:b/>
          <w:bCs/>
          <w:color w:val="000000"/>
          <w:sz w:val="36"/>
          <w:szCs w:val="22"/>
        </w:rPr>
      </w:pPr>
      <w:r>
        <w:rPr>
          <w:rFonts w:hint="eastAsia" w:ascii="宋体" w:hAnsi="宋体"/>
          <w:b/>
          <w:bCs/>
          <w:color w:val="000000"/>
          <w:sz w:val="36"/>
          <w:szCs w:val="22"/>
        </w:rPr>
        <w:t>二、</w:t>
      </w:r>
      <w:r>
        <w:rPr>
          <w:rFonts w:hint="eastAsia" w:ascii="宋体" w:hAnsi="宋体"/>
          <w:b/>
          <w:bCs/>
          <w:color w:val="000000"/>
          <w:sz w:val="36"/>
          <w:szCs w:val="22"/>
          <w:lang w:eastAsia="zh-CN"/>
        </w:rPr>
        <w:t>新乐市</w:t>
      </w:r>
      <w:r>
        <w:rPr>
          <w:rFonts w:hint="eastAsia" w:ascii="宋体" w:hAnsi="宋体"/>
          <w:b/>
          <w:bCs/>
          <w:color w:val="000000"/>
          <w:sz w:val="36"/>
          <w:szCs w:val="22"/>
        </w:rPr>
        <w:t>概况</w:t>
      </w:r>
    </w:p>
    <w:p>
      <w:pPr>
        <w:widowControl/>
        <w:shd w:val="clear" w:color="auto" w:fill="FFFFFF"/>
        <w:spacing w:after="150" w:line="240" w:lineRule="atLeast"/>
        <w:ind w:firstLine="280"/>
        <w:jc w:val="left"/>
        <w:rPr>
          <w:rFonts w:ascii="宋体" w:hAnsi="宋体" w:eastAsia="宋体" w:cs="宋体"/>
          <w:kern w:val="0"/>
          <w:sz w:val="24"/>
          <w:szCs w:val="24"/>
          <w:lang w:val="en-US" w:eastAsia="zh-CN" w:bidi="ar-SA"/>
        </w:rPr>
      </w:pPr>
      <w:r>
        <w:rPr>
          <w:rFonts w:ascii="宋体" w:hAnsi="宋体"/>
          <w:b/>
          <w:bCs/>
          <w:color w:val="000000"/>
          <w:sz w:val="36"/>
        </w:rPr>
        <w:drawing>
          <wp:anchor distT="0" distB="0" distL="0" distR="0" simplePos="0" relativeHeight="251714560" behindDoc="0" locked="0" layoutInCell="1" allowOverlap="1">
            <wp:simplePos x="0" y="0"/>
            <wp:positionH relativeFrom="column">
              <wp:posOffset>-107950</wp:posOffset>
            </wp:positionH>
            <wp:positionV relativeFrom="paragraph">
              <wp:posOffset>151130</wp:posOffset>
            </wp:positionV>
            <wp:extent cx="5263515" cy="2884805"/>
            <wp:effectExtent l="0" t="0" r="13335" b="10795"/>
            <wp:wrapTopAndBottom/>
            <wp:docPr id="56" name="图片 48" descr="C:\Users\Administrator\Desktop\5454.png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descr="C:\Users\Administrator\Desktop\5454.png5454"/>
                    <pic:cNvPicPr>
                      <a:picLocks noChangeAspect="1"/>
                    </pic:cNvPicPr>
                  </pic:nvPicPr>
                  <pic:blipFill>
                    <a:blip r:embed="rId8"/>
                    <a:srcRect/>
                    <a:stretch>
                      <a:fillRect/>
                    </a:stretch>
                  </pic:blipFill>
                  <pic:spPr>
                    <a:xfrm>
                      <a:off x="0" y="0"/>
                      <a:ext cx="5263515" cy="2884805"/>
                    </a:xfrm>
                    <a:prstGeom prst="rect">
                      <a:avLst/>
                    </a:prstGeom>
                    <a:solidFill>
                      <a:srgbClr val="FFFFFF"/>
                    </a:solidFill>
                    <a:ln w="9525">
                      <a:noFill/>
                    </a:ln>
                  </pic:spPr>
                </pic:pic>
              </a:graphicData>
            </a:graphic>
          </wp:anchor>
        </w:drawing>
      </w:r>
      <w:r>
        <w:rPr>
          <w:rFonts w:ascii="Arial" w:hAnsi="Arial" w:cs="Arial"/>
          <w:color w:val="000000"/>
          <w:kern w:val="0"/>
          <w:sz w:val="28"/>
          <w:szCs w:val="28"/>
        </w:rPr>
        <w:t xml:space="preserve"> </w:t>
      </w:r>
      <w:r>
        <w:rPr>
          <w:rFonts w:ascii="宋体" w:hAnsi="宋体" w:eastAsia="宋体" w:cs="宋体"/>
          <w:kern w:val="0"/>
          <w:sz w:val="24"/>
          <w:szCs w:val="24"/>
          <w:lang w:val="en-US" w:eastAsia="zh-CN" w:bidi="ar-SA"/>
        </w:rPr>
        <w:t>新乐市位于河北省西南部。东西长37千米，南北宽22千米。总面积625平方千米（简册）/525平方千米（当地</w:t>
      </w: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"https://baike.so.com/doc/3102520.html" \t "https://baike.so.com/doc/_blank"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t>政府</w:t>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网站）。总人口44万人（2003年）。全市辖1个街道、8个镇、2个乡、1个民族乡：长寿街道、化皮镇、承安镇、正莫镇、南大岳镇、杜固镇、</w:t>
      </w: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"https://baike.so.com/doc/2077342.html" \t "https://baike.so.com/doc/_blank"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t>邯邰</w:t>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镇、东王镇、马头铺镇、协神乡、木村乡、彭家庄</w:t>
      </w: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"https://baike.so.com/doc/2620102.html" \t "https://baike.so.com/doc/_blank"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t>回族</w:t>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乡。市政府驻长寿街道</w:t>
      </w: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"https://baike.so.com/doc/5608634.html" \t "https://baike.so.com/doc/_blank"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t>长寿路</w:t>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65号。</w:t>
      </w:r>
    </w:p>
    <w:p>
      <w:pPr>
        <w:pStyle w:val="9"/>
        <w:keepNext w:val="0"/>
        <w:keepLines w:val="0"/>
        <w:widowControl/>
        <w:suppressLineNumbers w:val="0"/>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"https://p1.ssl.qhmsg.com/t017e8f79e0b5a40b99.jpg"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新乐市是中华民族的发祥地之一。相传人类始祖</w:t>
      </w: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"https://baike.so.com/doc/683332-723285.html" \t "https://baike.so.com/doc/_blank"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t>伏羲</w:t>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生于甘肃天水、长于河北新市(新乐)、殁于河南睢阳。现市区北2公里有历史文化遗迹</w:t>
      </w: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"https://baike.so.com/doc/5363603-5599180.html" \t "https://baike.so.com/doc/_blank"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t>伏羲台</w:t>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w:t>
      </w:r>
    </w:p>
    <w:p>
      <w:pPr>
        <w:pStyle w:val="9"/>
        <w:keepNext w:val="0"/>
        <w:keepLines w:val="0"/>
        <w:widowControl/>
        <w:suppressLineNumbers w:val="0"/>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据史书记载，新乐上古为冀州之城，周朝建</w:t>
      </w: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"https://baike.so.com/doc/7528714-7802807.html" \t "https://baike.so.com/doc/_blank"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t>鲜虞国</w:t>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，春秋置中山国，战国属魏，秦属</w:t>
      </w: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"https://baike.so.com/doc/497301-526520.html" \t "https://baike.so.com/doc/_blank"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t>巨鹿郡</w:t>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，汉时设新市县，属中山国。</w:t>
      </w:r>
    </w:p>
    <w:p>
      <w:pPr>
        <w:pStyle w:val="9"/>
        <w:keepNext w:val="0"/>
        <w:keepLines w:val="0"/>
        <w:widowControl/>
        <w:suppressLineNumbers w:val="0"/>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隋开皇十六年改为</w:t>
      </w:r>
      <w:r>
        <w:rPr>
          <w:rFonts w:ascii="宋体" w:hAnsi="宋体" w:eastAsia="宋体" w:cs="宋体"/>
          <w:kern w:val="0"/>
          <w:sz w:val="24"/>
          <w:szCs w:val="24"/>
          <w:lang w:val="en-US" w:eastAsia="zh-CN" w:bidi="ar-SA"/>
        </w:rPr>
        <w:fldChar w:fldCharType="begin"/>
      </w:r>
      <w:r>
        <w:rPr>
          <w:rFonts w:ascii="宋体" w:hAnsi="宋体" w:eastAsia="宋体" w:cs="宋体"/>
          <w:kern w:val="0"/>
          <w:sz w:val="24"/>
          <w:szCs w:val="24"/>
          <w:lang w:val="en-US" w:eastAsia="zh-CN" w:bidi="ar-SA"/>
        </w:rPr>
        <w:instrText xml:space="preserve"> HYPERLINK "https://baike.so.com/doc/5017023-5242551.html" \t "https://baike.so.com/doc/_blank" </w:instrText>
      </w:r>
      <w:r>
        <w:rPr>
          <w:rFonts w:ascii="宋体" w:hAnsi="宋体" w:eastAsia="宋体" w:cs="宋体"/>
          <w:kern w:val="0"/>
          <w:sz w:val="24"/>
          <w:szCs w:val="24"/>
          <w:lang w:val="en-US" w:eastAsia="zh-CN" w:bidi="ar-SA"/>
        </w:rPr>
        <w:fldChar w:fldCharType="separate"/>
      </w:r>
      <w:r>
        <w:rPr>
          <w:rFonts w:ascii="宋体" w:hAnsi="宋体" w:eastAsia="宋体" w:cs="宋体"/>
          <w:kern w:val="0"/>
          <w:sz w:val="24"/>
          <w:szCs w:val="24"/>
          <w:lang w:val="en-US" w:eastAsia="zh-CN" w:bidi="ar-SA"/>
        </w:rPr>
        <w:t>新乐县</w:t>
      </w:r>
      <w:r>
        <w:rPr>
          <w:rFonts w:ascii="宋体" w:hAnsi="宋体" w:eastAsia="宋体" w:cs="宋体"/>
          <w:kern w:val="0"/>
          <w:sz w:val="24"/>
          <w:szCs w:val="24"/>
          <w:lang w:val="en-US" w:eastAsia="zh-CN" w:bidi="ar-SA"/>
        </w:rPr>
        <w:fldChar w:fldCharType="end"/>
      </w:r>
      <w:r>
        <w:rPr>
          <w:rFonts w:ascii="宋体" w:hAnsi="宋体" w:eastAsia="宋体" w:cs="宋体"/>
          <w:kern w:val="0"/>
          <w:sz w:val="24"/>
          <w:szCs w:val="24"/>
          <w:lang w:val="en-US" w:eastAsia="zh-CN" w:bidi="ar-SA"/>
        </w:rPr>
        <w:t>，建国前归属关系几经变迁，建国后属石家庄专区。</w:t>
      </w:r>
    </w:p>
    <w:p>
      <w:pPr>
        <w:pStyle w:val="9"/>
        <w:keepNext w:val="0"/>
        <w:keepLines w:val="0"/>
        <w:widowControl/>
        <w:suppressLineNumbers w:val="0"/>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唐朝武则天在此处逃生，后命名为长寿村，经过发展分为东长寿和西长寿，后来又成为长寿镇，1992年经国务院批准撤县建市，正式更名为新乐市。新乐市在春秋时叫新市。</w:t>
      </w:r>
    </w:p>
    <w:p>
      <w:pPr>
        <w:pStyle w:val="9"/>
        <w:keepNext w:val="0"/>
        <w:keepLines w:val="0"/>
        <w:widowControl/>
        <w:suppressLineNumbers w:val="0"/>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西汉景帝二年，置新市县，县址在今正定新城铺附近。</w:t>
      </w:r>
    </w:p>
    <w:p>
      <w:pPr>
        <w:pStyle w:val="9"/>
        <w:keepNext w:val="0"/>
        <w:keepLines w:val="0"/>
        <w:widowControl/>
        <w:suppressLineNumbers w:val="0"/>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王莽时改为市乐县。</w:t>
      </w:r>
    </w:p>
    <w:p>
      <w:pPr>
        <w:pStyle w:val="9"/>
        <w:keepNext w:val="0"/>
        <w:keepLines w:val="0"/>
        <w:widowControl/>
        <w:suppressLineNumbers w:val="0"/>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西晋南北朝时期名新乐。</w:t>
      </w:r>
    </w:p>
    <w:p>
      <w:pPr>
        <w:pStyle w:val="9"/>
        <w:keepNext w:val="0"/>
        <w:keepLines w:val="0"/>
        <w:widowControl/>
        <w:suppressLineNumbers w:val="0"/>
        <w:rPr>
          <w:rFonts w:ascii="宋体" w:hAnsi="宋体" w:eastAsia="宋体" w:cs="宋体"/>
          <w:kern w:val="0"/>
          <w:sz w:val="24"/>
          <w:szCs w:val="24"/>
          <w:lang w:val="en-US" w:eastAsia="zh-CN" w:bidi="ar-SA"/>
        </w:rPr>
      </w:pPr>
      <w:r>
        <w:rPr>
          <w:rFonts w:ascii="宋体" w:hAnsi="宋体" w:eastAsia="宋体" w:cs="宋体"/>
          <w:kern w:val="0"/>
          <w:sz w:val="24"/>
          <w:szCs w:val="24"/>
          <w:lang w:val="en-US" w:eastAsia="zh-CN" w:bidi="ar-SA"/>
        </w:rPr>
        <w:t>隋开皇帝十六年，改为新乐市。建国前归属关系几经变迁，建国后属石家庄专区。1992年经国务院批准撤县建市。</w:t>
      </w:r>
    </w:p>
    <w:p>
      <w:pPr>
        <w:pStyle w:val="9"/>
        <w:keepNext w:val="0"/>
        <w:keepLines w:val="0"/>
        <w:widowControl/>
        <w:suppressLineNumbers w:val="0"/>
        <w:ind w:firstLine="480" w:firstLineChars="200"/>
        <w:rPr>
          <w:rFonts w:ascii="宋体" w:hAnsi="宋体" w:eastAsia="宋体" w:cs="宋体"/>
        </w:rPr>
      </w:pPr>
    </w:p>
    <w:p>
      <w:pPr>
        <w:pStyle w:val="29"/>
        <w:rPr>
          <w:rFonts w:hint="eastAsia" w:ascii="宋体" w:hAnsi="宋体"/>
          <w:b/>
          <w:bCs/>
          <w:color w:val="000000"/>
          <w:sz w:val="36"/>
          <w:szCs w:val="22"/>
        </w:rPr>
      </w:pPr>
      <w:r>
        <w:rPr>
          <w:rFonts w:hint="eastAsia" w:ascii="宋体" w:hAnsi="宋体"/>
          <w:b/>
          <w:bCs/>
          <w:color w:val="000000"/>
          <w:sz w:val="36"/>
          <w:szCs w:val="22"/>
        </w:rPr>
        <w:t>三、</w:t>
      </w:r>
      <w:r>
        <w:rPr>
          <w:rFonts w:hint="eastAsia" w:ascii="宋体" w:hAnsi="宋体"/>
          <w:b/>
          <w:bCs/>
          <w:color w:val="000000"/>
          <w:sz w:val="36"/>
          <w:szCs w:val="22"/>
          <w:lang w:eastAsia="zh-CN"/>
        </w:rPr>
        <w:t>新乐市东长寿学校</w:t>
      </w:r>
      <w:r>
        <w:rPr>
          <w:rFonts w:hint="eastAsia" w:ascii="宋体" w:hAnsi="宋体"/>
          <w:b/>
          <w:bCs/>
          <w:color w:val="000000"/>
          <w:sz w:val="36"/>
          <w:szCs w:val="22"/>
        </w:rPr>
        <w:t>片区教育资源概况</w:t>
      </w:r>
    </w:p>
    <w:p>
      <w:pPr>
        <w:widowControl/>
        <w:shd w:val="clear" w:color="auto" w:fill="FFFFFF"/>
        <w:spacing w:before="200" w:after="350" w:line="180" w:lineRule="atLeast"/>
        <w:jc w:val="left"/>
        <w:rPr>
          <w:rFonts w:ascii="Arial" w:hAnsi="Arial" w:cs="Arial"/>
          <w:color w:val="333333"/>
          <w:sz w:val="12"/>
          <w:szCs w:val="12"/>
        </w:rPr>
      </w:pPr>
      <w:r>
        <w:rPr>
          <w:rFonts w:hint="eastAsia"/>
          <w:b/>
          <w:bCs/>
          <w:color w:val="000000"/>
          <w:sz w:val="32"/>
          <w:szCs w:val="32"/>
        </w:rPr>
        <w:t>学校分布</w:t>
      </w:r>
      <w:r>
        <w:rPr>
          <w:b/>
          <w:bCs/>
          <w:color w:val="000000"/>
          <w:sz w:val="32"/>
          <w:szCs w:val="32"/>
        </w:rPr>
        <w:t>图</w:t>
      </w:r>
    </w:p>
    <w:p>
      <w:pPr>
        <w:pStyle w:val="29"/>
        <w:rPr>
          <w:bCs/>
          <w:sz w:val="28"/>
          <w:szCs w:val="28"/>
        </w:rPr>
      </w:pPr>
      <w:r>
        <w:rPr>
          <w:bCs/>
          <w:sz w:val="28"/>
          <w:szCs w:val="28"/>
        </w:rPr>
        <w:drawing>
          <wp:inline distT="0" distB="0" distL="114300" distR="114300">
            <wp:extent cx="5068570" cy="4526915"/>
            <wp:effectExtent l="0" t="0" r="17780" b="6985"/>
            <wp:docPr id="65" name="图片 72" descr="C:\Users\Administrator\Desktop\7.pn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2" descr="C:\Users\Administrator\Desktop\7.png7"/>
                    <pic:cNvPicPr>
                      <a:picLocks noChangeAspect="1"/>
                    </pic:cNvPicPr>
                  </pic:nvPicPr>
                  <pic:blipFill>
                    <a:blip r:embed="rId9"/>
                    <a:srcRect/>
                    <a:stretch>
                      <a:fillRect/>
                    </a:stretch>
                  </pic:blipFill>
                  <pic:spPr>
                    <a:xfrm>
                      <a:off x="0" y="0"/>
                      <a:ext cx="5068570" cy="4526915"/>
                    </a:xfrm>
                    <a:prstGeom prst="rect">
                      <a:avLst/>
                    </a:prstGeom>
                    <a:noFill/>
                    <a:ln w="9525">
                      <a:noFill/>
                    </a:ln>
                  </pic:spPr>
                </pic:pic>
              </a:graphicData>
            </a:graphic>
          </wp:inline>
        </w:drawing>
      </w:r>
    </w:p>
    <w:p>
      <w:pPr>
        <w:pStyle w:val="29"/>
        <w:rPr>
          <w:bCs/>
          <w:sz w:val="28"/>
          <w:szCs w:val="28"/>
        </w:rPr>
      </w:pPr>
    </w:p>
    <w:p>
      <w:pPr>
        <w:pStyle w:val="29"/>
        <w:rPr>
          <w:rFonts w:hint="eastAsia"/>
          <w:bCs/>
          <w:sz w:val="28"/>
          <w:szCs w:val="28"/>
        </w:rPr>
      </w:pPr>
      <w:r>
        <w:rPr>
          <w:rFonts w:hint="eastAsia"/>
          <w:bCs/>
          <w:sz w:val="28"/>
          <w:szCs w:val="28"/>
        </w:rPr>
        <w:t xml:space="preserve">   图中是片区内学校分部,共有</w:t>
      </w:r>
      <w:r>
        <w:rPr>
          <w:rFonts w:hint="eastAsia"/>
          <w:bCs/>
          <w:sz w:val="28"/>
          <w:szCs w:val="28"/>
          <w:lang w:eastAsia="zh-CN"/>
        </w:rPr>
        <w:t>一</w:t>
      </w:r>
      <w:r>
        <w:rPr>
          <w:rFonts w:hint="eastAsia"/>
          <w:bCs/>
          <w:sz w:val="28"/>
          <w:szCs w:val="28"/>
        </w:rPr>
        <w:t>所学校：</w:t>
      </w:r>
      <w:r>
        <w:rPr>
          <w:rFonts w:hint="eastAsia"/>
          <w:bCs/>
          <w:sz w:val="28"/>
          <w:szCs w:val="28"/>
          <w:lang w:eastAsia="zh-CN"/>
        </w:rPr>
        <w:t>东长寿学校，</w:t>
      </w:r>
      <w:r>
        <w:rPr>
          <w:rFonts w:hint="eastAsia"/>
          <w:bCs/>
          <w:sz w:val="28"/>
          <w:szCs w:val="28"/>
        </w:rPr>
        <w:t>总计</w:t>
      </w:r>
      <w:r>
        <w:rPr>
          <w:rFonts w:hint="eastAsia"/>
          <w:bCs/>
          <w:sz w:val="28"/>
          <w:szCs w:val="28"/>
          <w:lang w:val="en-US" w:eastAsia="zh-CN"/>
        </w:rPr>
        <w:t>小学和初中学生</w:t>
      </w:r>
      <w:r>
        <w:rPr>
          <w:rFonts w:hint="eastAsia"/>
          <w:bCs/>
          <w:sz w:val="28"/>
          <w:szCs w:val="28"/>
        </w:rPr>
        <w:t>约</w:t>
      </w:r>
      <w:r>
        <w:rPr>
          <w:rFonts w:hint="eastAsia"/>
          <w:bCs/>
          <w:sz w:val="28"/>
          <w:szCs w:val="28"/>
          <w:lang w:val="en-US" w:eastAsia="zh-CN"/>
        </w:rPr>
        <w:t>6100</w:t>
      </w:r>
      <w:r>
        <w:rPr>
          <w:rFonts w:hint="eastAsia"/>
          <w:bCs/>
          <w:sz w:val="28"/>
          <w:szCs w:val="28"/>
        </w:rPr>
        <w:t>人。</w:t>
      </w:r>
    </w:p>
    <w:p>
      <w:pPr>
        <w:pStyle w:val="29"/>
        <w:rPr>
          <w:b/>
          <w:bCs/>
          <w:sz w:val="32"/>
          <w:szCs w:val="32"/>
        </w:rPr>
      </w:pPr>
      <w:r>
        <w:rPr>
          <w:rFonts w:hint="eastAsia"/>
          <w:b/>
          <w:bCs/>
          <w:sz w:val="32"/>
          <w:szCs w:val="32"/>
          <w:lang w:val="en-US" w:eastAsia="zh-CN"/>
        </w:rPr>
        <w:t>新乐市东长寿学校属于公立学校，学校生源丰富，90%为走读生，非常有利于后期招生！</w:t>
      </w:r>
    </w:p>
    <w:p>
      <w:pPr>
        <w:pStyle w:val="29"/>
        <w:rPr>
          <w:rFonts w:hint="eastAsia"/>
          <w:b/>
          <w:bCs/>
          <w:sz w:val="32"/>
          <w:szCs w:val="32"/>
        </w:rPr>
      </w:pPr>
    </w:p>
    <w:p>
      <w:pPr>
        <w:pStyle w:val="29"/>
        <w:rPr>
          <w:rFonts w:hint="eastAsia"/>
          <w:b/>
          <w:bCs/>
          <w:sz w:val="32"/>
          <w:szCs w:val="32"/>
        </w:rPr>
      </w:pPr>
      <w:r>
        <w:rPr>
          <w:rFonts w:hint="eastAsia"/>
          <w:b/>
          <w:bCs/>
          <w:sz w:val="32"/>
          <w:szCs w:val="32"/>
        </w:rPr>
        <w:br w:type="page"/>
      </w:r>
      <w:r>
        <w:rPr>
          <w:rFonts w:hint="eastAsia"/>
          <w:b/>
          <w:bCs/>
          <w:sz w:val="32"/>
          <w:szCs w:val="32"/>
          <w:lang w:val="en-US" w:eastAsia="zh-CN"/>
        </w:rPr>
        <w:t>四、新乐市东长寿学校</w:t>
      </w:r>
      <w:r>
        <w:rPr>
          <w:rFonts w:hint="eastAsia"/>
          <w:b/>
          <w:bCs/>
          <w:sz w:val="32"/>
          <w:szCs w:val="32"/>
        </w:rPr>
        <w:t>片区学校概况</w:t>
      </w:r>
    </w:p>
    <w:p>
      <w:pPr>
        <w:autoSpaceDN w:val="0"/>
        <w:spacing w:line="0" w:lineRule="atLeast"/>
        <w:rPr>
          <w:rFonts w:hint="eastAsia" w:ascii="宋体" w:hAnsi="宋体" w:eastAsia="宋体"/>
          <w:sz w:val="24"/>
          <w:lang w:eastAsia="zh-CN"/>
        </w:rPr>
      </w:pPr>
      <w:r>
        <w:rPr>
          <w:rFonts w:hint="eastAsia"/>
          <w:b/>
          <w:bCs/>
          <w:sz w:val="32"/>
          <w:szCs w:val="32"/>
        </w:rPr>
        <w:t>（一）</w:t>
      </w:r>
      <w:r>
        <w:rPr>
          <w:rFonts w:hint="eastAsia"/>
          <w:b/>
          <w:bCs/>
          <w:sz w:val="32"/>
          <w:szCs w:val="32"/>
          <w:lang w:eastAsia="zh-CN"/>
        </w:rPr>
        <w:t>东长寿学校</w:t>
      </w:r>
    </w:p>
    <w:p>
      <w:pPr>
        <w:pStyle w:val="29"/>
        <w:rPr>
          <w:b/>
          <w:bCs/>
          <w:sz w:val="32"/>
          <w:szCs w:val="32"/>
        </w:rPr>
      </w:pPr>
      <w:r>
        <w:rPr>
          <w:rFonts w:ascii="宋体" w:hAnsi="宋体"/>
          <w:sz w:val="24"/>
        </w:rPr>
        <w:drawing>
          <wp:anchor distT="0" distB="0" distL="0" distR="0" simplePos="0" relativeHeight="251705344" behindDoc="0" locked="0" layoutInCell="1" allowOverlap="1">
            <wp:simplePos x="0" y="0"/>
            <wp:positionH relativeFrom="column">
              <wp:posOffset>2654300</wp:posOffset>
            </wp:positionH>
            <wp:positionV relativeFrom="paragraph">
              <wp:posOffset>125095</wp:posOffset>
            </wp:positionV>
            <wp:extent cx="2454275" cy="1840865"/>
            <wp:effectExtent l="0" t="0" r="3175" b="6985"/>
            <wp:wrapTopAndBottom/>
            <wp:docPr id="47" name="图片 52" descr="C:\Users\Administrator\Desktop\微信图片_20181208212859.jpg微信图片_201812082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2" descr="C:\Users\Administrator\Desktop\微信图片_20181208212859.jpg微信图片_20181208212859"/>
                    <pic:cNvPicPr>
                      <a:picLocks noChangeAspect="1"/>
                    </pic:cNvPicPr>
                  </pic:nvPicPr>
                  <pic:blipFill>
                    <a:blip r:embed="rId10"/>
                    <a:stretch>
                      <a:fillRect/>
                    </a:stretch>
                  </pic:blipFill>
                  <pic:spPr>
                    <a:xfrm>
                      <a:off x="0" y="0"/>
                      <a:ext cx="2454275" cy="1840865"/>
                    </a:xfrm>
                    <a:prstGeom prst="rect">
                      <a:avLst/>
                    </a:prstGeom>
                    <a:noFill/>
                    <a:ln w="9525">
                      <a:noFill/>
                    </a:ln>
                  </pic:spPr>
                </pic:pic>
              </a:graphicData>
            </a:graphic>
          </wp:anchor>
        </w:drawing>
      </w:r>
      <w:r>
        <w:rPr>
          <w:rFonts w:ascii="宋体" w:hAnsi="宋体"/>
          <w:sz w:val="24"/>
        </w:rPr>
        <w:drawing>
          <wp:anchor distT="0" distB="0" distL="0" distR="0" simplePos="0" relativeHeight="251704320" behindDoc="0" locked="0" layoutInCell="1" allowOverlap="1">
            <wp:simplePos x="0" y="0"/>
            <wp:positionH relativeFrom="column">
              <wp:posOffset>194945</wp:posOffset>
            </wp:positionH>
            <wp:positionV relativeFrom="paragraph">
              <wp:posOffset>125730</wp:posOffset>
            </wp:positionV>
            <wp:extent cx="2454275" cy="1840230"/>
            <wp:effectExtent l="0" t="0" r="3175" b="7620"/>
            <wp:wrapTopAndBottom/>
            <wp:docPr id="46" name="图片 53" descr="C:\Users\Administrator\Desktop\1.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3" descr="C:\Users\Administrator\Desktop\1.jpg1"/>
                    <pic:cNvPicPr>
                      <a:picLocks noChangeAspect="1"/>
                    </pic:cNvPicPr>
                  </pic:nvPicPr>
                  <pic:blipFill>
                    <a:blip r:embed="rId11"/>
                    <a:stretch>
                      <a:fillRect/>
                    </a:stretch>
                  </pic:blipFill>
                  <pic:spPr>
                    <a:xfrm>
                      <a:off x="0" y="0"/>
                      <a:ext cx="2454275" cy="1840230"/>
                    </a:xfrm>
                    <a:prstGeom prst="rect">
                      <a:avLst/>
                    </a:prstGeom>
                    <a:noFill/>
                    <a:ln w="9525">
                      <a:noFill/>
                    </a:ln>
                  </pic:spPr>
                </pic:pic>
              </a:graphicData>
            </a:graphic>
          </wp:anchor>
        </w:drawing>
      </w:r>
    </w:p>
    <w:tbl>
      <w:tblPr>
        <w:tblStyle w:val="2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5"/>
        <w:gridCol w:w="5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4" w:hRule="atLeast"/>
        </w:trPr>
        <w:tc>
          <w:tcPr>
            <w:tcW w:w="2265"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学校名称</w:t>
            </w:r>
          </w:p>
        </w:tc>
        <w:tc>
          <w:tcPr>
            <w:tcW w:w="5815"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hint="eastAsia"/>
                <w:b/>
                <w:color w:val="FF0000"/>
                <w:sz w:val="28"/>
                <w:szCs w:val="28"/>
                <w:lang w:val="en-US" w:eastAsia="zh-CN"/>
              </w:rPr>
            </w:pPr>
            <w:r>
              <w:rPr>
                <w:rFonts w:hint="eastAsia"/>
                <w:b/>
                <w:color w:val="FF0000"/>
                <w:sz w:val="28"/>
                <w:szCs w:val="28"/>
                <w:lang w:val="en-US" w:eastAsia="zh-CN"/>
              </w:rPr>
              <w:t>东长寿学校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3" w:hRule="atLeast"/>
        </w:trPr>
        <w:tc>
          <w:tcPr>
            <w:tcW w:w="2265"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地址</w:t>
            </w:r>
          </w:p>
        </w:tc>
        <w:tc>
          <w:tcPr>
            <w:tcW w:w="5815" w:type="dxa"/>
            <w:tcBorders>
              <w:top w:val="single" w:color="auto" w:sz="4" w:space="0"/>
              <w:left w:val="single" w:color="auto" w:sz="4" w:space="0"/>
              <w:bottom w:val="single" w:color="auto" w:sz="4" w:space="0"/>
              <w:right w:val="single" w:color="auto" w:sz="4" w:space="0"/>
            </w:tcBorders>
            <w:noWrap w:val="0"/>
            <w:vAlign w:val="center"/>
          </w:tcPr>
          <w:p>
            <w:pPr>
              <w:tabs>
                <w:tab w:val="left" w:pos="0"/>
                <w:tab w:val="left" w:pos="2100"/>
                <w:tab w:val="center" w:pos="3119"/>
              </w:tabs>
              <w:ind w:right="-512" w:rightChars="-244"/>
              <w:jc w:val="center"/>
              <w:rPr>
                <w:rFonts w:hint="eastAsia" w:eastAsia="宋体"/>
                <w:sz w:val="28"/>
                <w:szCs w:val="28"/>
                <w:lang w:val="en-US" w:eastAsia="zh-CN"/>
              </w:rPr>
            </w:pPr>
            <w:r>
              <w:rPr>
                <w:rFonts w:hint="eastAsia"/>
                <w:sz w:val="28"/>
                <w:szCs w:val="28"/>
                <w:lang w:val="en-US" w:eastAsia="zh-CN"/>
              </w:rPr>
              <w:t>新开路与邮电街交叉口北150米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0" w:hRule="atLeast"/>
        </w:trPr>
        <w:tc>
          <w:tcPr>
            <w:tcW w:w="2265"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学校概况</w:t>
            </w:r>
          </w:p>
        </w:tc>
        <w:tc>
          <w:tcPr>
            <w:tcW w:w="5815"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hint="eastAsia" w:ascii="宋体" w:hAnsi="宋体"/>
                <w:sz w:val="28"/>
                <w:szCs w:val="28"/>
              </w:rPr>
            </w:pPr>
            <w:r>
              <w:rPr>
                <w:rFonts w:hint="eastAsia" w:ascii="宋体" w:hAnsi="宋体"/>
                <w:sz w:val="28"/>
                <w:szCs w:val="28"/>
                <w:lang w:val="en-US" w:eastAsia="zh-CN"/>
              </w:rPr>
              <w:t>小学4100人左右，初中2000人</w:t>
            </w:r>
            <w:r>
              <w:rPr>
                <w:rFonts w:hint="eastAsia" w:ascii="宋体" w:hAnsi="宋体"/>
                <w:sz w:val="28"/>
                <w:szCs w:val="28"/>
              </w:rPr>
              <w:t>左右</w:t>
            </w:r>
          </w:p>
        </w:tc>
      </w:tr>
    </w:tbl>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rFonts w:hint="eastAsia"/>
          <w:b/>
          <w:bCs/>
          <w:color w:val="000000"/>
          <w:sz w:val="36"/>
          <w:szCs w:val="32"/>
        </w:rPr>
      </w:pPr>
    </w:p>
    <w:p>
      <w:pPr>
        <w:autoSpaceDN w:val="0"/>
        <w:spacing w:line="0" w:lineRule="atLeast"/>
        <w:rPr>
          <w:b/>
          <w:bCs/>
          <w:sz w:val="32"/>
          <w:szCs w:val="32"/>
        </w:rPr>
      </w:pPr>
      <w:r>
        <w:rPr>
          <w:rFonts w:hint="eastAsia"/>
          <w:b/>
          <w:bCs/>
          <w:color w:val="000000"/>
          <w:sz w:val="36"/>
          <w:szCs w:val="32"/>
        </w:rPr>
        <w:t>四、</w:t>
      </w:r>
      <w:r>
        <w:rPr>
          <w:rFonts w:hint="eastAsia"/>
          <w:b/>
          <w:bCs/>
          <w:color w:val="000000"/>
          <w:sz w:val="36"/>
          <w:szCs w:val="32"/>
          <w:lang w:eastAsia="zh-CN"/>
        </w:rPr>
        <w:t>新乐市东长寿学校</w:t>
      </w:r>
      <w:r>
        <w:rPr>
          <w:rFonts w:hint="eastAsia"/>
          <w:b/>
          <w:bCs/>
          <w:color w:val="000000"/>
          <w:sz w:val="36"/>
          <w:szCs w:val="32"/>
        </w:rPr>
        <w:t>片区竞品概况</w:t>
      </w:r>
      <w:r>
        <w:rPr>
          <w:rFonts w:hint="eastAsia" w:ascii="宋体" w:hAnsi="宋体"/>
          <w:color w:val="000000"/>
          <w:sz w:val="32"/>
          <w:szCs w:val="28"/>
        </w:rPr>
        <w:t xml:space="preserve">  </w:t>
      </w:r>
    </w:p>
    <w:p>
      <w:pPr>
        <w:tabs>
          <w:tab w:val="left" w:pos="0"/>
        </w:tabs>
        <w:ind w:right="-512" w:rightChars="-244"/>
        <w:rPr>
          <w:rFonts w:hint="eastAsia" w:ascii="宋体" w:hAnsi="宋体" w:eastAsia="宋体" w:cs="宋体"/>
          <w:b/>
          <w:bCs/>
          <w:color w:val="0000FF"/>
          <w:sz w:val="36"/>
          <w:szCs w:val="36"/>
          <w:lang w:val="en-US" w:eastAsia="zh-CN"/>
        </w:rPr>
      </w:pPr>
      <w:r>
        <w:rPr>
          <w:rFonts w:hint="eastAsia"/>
          <w:b/>
          <w:bCs/>
          <w:sz w:val="32"/>
          <w:szCs w:val="32"/>
        </w:rPr>
        <w:t>（一）</w:t>
      </w:r>
      <w:r>
        <w:rPr>
          <w:rFonts w:hint="eastAsia"/>
          <w:b/>
          <w:bCs/>
          <w:sz w:val="32"/>
          <w:szCs w:val="32"/>
          <w:lang w:eastAsia="zh-CN"/>
        </w:rPr>
        <w:t>领先教育</w:t>
      </w:r>
    </w:p>
    <w:p>
      <w:pPr>
        <w:tabs>
          <w:tab w:val="left" w:pos="0"/>
        </w:tabs>
        <w:ind w:right="-512" w:rightChars="-244"/>
        <w:rPr>
          <w:rFonts w:hint="eastAsia"/>
          <w:b/>
          <w:bCs/>
          <w:sz w:val="32"/>
          <w:szCs w:val="32"/>
        </w:rPr>
      </w:pPr>
      <w:r>
        <w:rPr>
          <w:rFonts w:hint="eastAsia"/>
          <w:b/>
          <w:bCs/>
          <w:sz w:val="32"/>
          <w:szCs w:val="32"/>
        </w:rPr>
        <w:drawing>
          <wp:inline distT="0" distB="0" distL="114300" distR="114300">
            <wp:extent cx="2592070" cy="1943735"/>
            <wp:effectExtent l="0" t="0" r="17780" b="18415"/>
            <wp:docPr id="66" name="图片 54" descr="C:\Users\Administrator\Desktop\1.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4" descr="C:\Users\Administrator\Desktop\1.jpg1"/>
                    <pic:cNvPicPr>
                      <a:picLocks noChangeAspect="1"/>
                    </pic:cNvPicPr>
                  </pic:nvPicPr>
                  <pic:blipFill>
                    <a:blip r:embed="rId12"/>
                    <a:stretch>
                      <a:fillRect/>
                    </a:stretch>
                  </pic:blipFill>
                  <pic:spPr>
                    <a:xfrm>
                      <a:off x="0" y="0"/>
                      <a:ext cx="2592070" cy="1943735"/>
                    </a:xfrm>
                    <a:prstGeom prst="rect">
                      <a:avLst/>
                    </a:prstGeom>
                    <a:noFill/>
                    <a:ln w="9525">
                      <a:noFill/>
                    </a:ln>
                  </pic:spPr>
                </pic:pic>
              </a:graphicData>
            </a:graphic>
          </wp:inline>
        </w:drawing>
      </w:r>
      <w:r>
        <w:rPr>
          <w:rFonts w:hint="eastAsia"/>
          <w:b/>
          <w:bCs/>
          <w:sz w:val="32"/>
          <w:szCs w:val="32"/>
        </w:rPr>
        <w:drawing>
          <wp:inline distT="0" distB="0" distL="114300" distR="114300">
            <wp:extent cx="2627630" cy="1970405"/>
            <wp:effectExtent l="0" t="0" r="1270" b="10795"/>
            <wp:docPr id="67" name="图片 55" descr="C:\Users\Administrator\Desktop\11.jp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5" descr="C:\Users\Administrator\Desktop\11.jpg11"/>
                    <pic:cNvPicPr>
                      <a:picLocks noChangeAspect="1"/>
                    </pic:cNvPicPr>
                  </pic:nvPicPr>
                  <pic:blipFill>
                    <a:blip r:embed="rId13"/>
                    <a:stretch>
                      <a:fillRect/>
                    </a:stretch>
                  </pic:blipFill>
                  <pic:spPr>
                    <a:xfrm>
                      <a:off x="0" y="0"/>
                      <a:ext cx="2627630" cy="1970405"/>
                    </a:xfrm>
                    <a:prstGeom prst="rect">
                      <a:avLst/>
                    </a:prstGeom>
                    <a:noFill/>
                    <a:ln w="9525">
                      <a:noFill/>
                    </a:ln>
                  </pic:spPr>
                </pic:pic>
              </a:graphicData>
            </a:graphic>
          </wp:inline>
        </w:drawing>
      </w:r>
    </w:p>
    <w:tbl>
      <w:tblPr>
        <w:tblStyle w:val="22"/>
        <w:tblW w:w="81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56"/>
        <w:gridCol w:w="89"/>
        <w:gridCol w:w="1031"/>
        <w:gridCol w:w="329"/>
        <w:gridCol w:w="544"/>
        <w:gridCol w:w="403"/>
        <w:gridCol w:w="414"/>
        <w:gridCol w:w="295"/>
        <w:gridCol w:w="521"/>
        <w:gridCol w:w="544"/>
        <w:gridCol w:w="1088"/>
        <w:gridCol w:w="272"/>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3667" w:type="dxa"/>
            <w:gridSpan w:val="7"/>
            <w:shd w:val="clear" w:color="auto" w:fill="D8D8D8"/>
            <w:noWrap w:val="0"/>
            <w:vAlign w:val="center"/>
          </w:tcPr>
          <w:p>
            <w:pPr>
              <w:tabs>
                <w:tab w:val="left" w:pos="7560"/>
              </w:tabs>
              <w:jc w:val="center"/>
              <w:rPr>
                <w:rFonts w:ascii="华文宋体" w:hAnsi="华文宋体" w:eastAsia="华文宋体"/>
                <w:b/>
                <w:bCs/>
                <w:color w:val="000000"/>
                <w:sz w:val="24"/>
              </w:rPr>
            </w:pPr>
            <w:r>
              <w:rPr>
                <w:rFonts w:ascii="华文宋体" w:hAnsi="华文宋体" w:eastAsia="华文宋体"/>
                <w:b/>
                <w:bCs/>
                <w:color w:val="000000"/>
                <w:sz w:val="24"/>
              </w:rPr>
              <w:t>学校名称</w:t>
            </w:r>
          </w:p>
        </w:tc>
        <w:tc>
          <w:tcPr>
            <w:tcW w:w="4495" w:type="dxa"/>
            <w:gridSpan w:val="7"/>
            <w:shd w:val="clear" w:color="auto" w:fill="D8D8D8"/>
            <w:noWrap w:val="0"/>
            <w:vAlign w:val="center"/>
          </w:tcPr>
          <w:p>
            <w:pPr>
              <w:tabs>
                <w:tab w:val="left" w:pos="7560"/>
              </w:tabs>
              <w:jc w:val="center"/>
              <w:rPr>
                <w:rFonts w:hint="eastAsia" w:ascii="华文宋体" w:hAnsi="华文宋体" w:eastAsia="华文宋体"/>
                <w:b/>
                <w:bCs/>
                <w:color w:val="FF0000"/>
                <w:sz w:val="24"/>
                <w:lang w:val="en-US" w:eastAsia="zh-CN"/>
              </w:rPr>
            </w:pPr>
            <w:r>
              <w:rPr>
                <w:rFonts w:hint="eastAsia" w:ascii="华文宋体" w:hAnsi="华文宋体" w:eastAsia="华文宋体"/>
                <w:b/>
                <w:bCs/>
                <w:color w:val="FF0000"/>
                <w:sz w:val="24"/>
                <w:lang w:val="en-US" w:eastAsia="zh-CN"/>
              </w:rPr>
              <w:t>领先教育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电话</w:t>
            </w:r>
          </w:p>
        </w:tc>
        <w:tc>
          <w:tcPr>
            <w:tcW w:w="2552" w:type="dxa"/>
            <w:gridSpan w:val="6"/>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13483686153付</w:t>
            </w:r>
          </w:p>
        </w:tc>
        <w:tc>
          <w:tcPr>
            <w:tcW w:w="709"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地址</w:t>
            </w:r>
          </w:p>
        </w:tc>
        <w:tc>
          <w:tcPr>
            <w:tcW w:w="3786" w:type="dxa"/>
            <w:gridSpan w:val="5"/>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邮电街东长寿学校斜对过三楼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ascii="华文宋体" w:hAnsi="华文宋体" w:eastAsia="华文宋体"/>
                <w:szCs w:val="21"/>
              </w:rPr>
              <w:t>当地影响力</w:t>
            </w:r>
          </w:p>
        </w:tc>
        <w:tc>
          <w:tcPr>
            <w:tcW w:w="4495" w:type="dxa"/>
            <w:gridSpan w:val="7"/>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影响力一般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学校规模/</w:t>
            </w:r>
            <w:r>
              <w:rPr>
                <w:rFonts w:hint="eastAsia" w:ascii="华文宋体" w:hAnsi="华文宋体" w:eastAsia="华文宋体"/>
                <w:szCs w:val="21"/>
              </w:rPr>
              <w:t>环境</w:t>
            </w:r>
          </w:p>
        </w:tc>
        <w:tc>
          <w:tcPr>
            <w:tcW w:w="5771" w:type="dxa"/>
            <w:gridSpan w:val="10"/>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rPr>
              <w:t xml:space="preserve">   规模</w:t>
            </w:r>
            <w:r>
              <w:rPr>
                <w:rFonts w:hint="eastAsia" w:ascii="华文宋体" w:hAnsi="华文宋体" w:eastAsia="华文宋体"/>
                <w:szCs w:val="21"/>
                <w:lang w:eastAsia="zh-CN"/>
              </w:rPr>
              <w:t>一般</w:t>
            </w:r>
            <w:r>
              <w:rPr>
                <w:rFonts w:hint="eastAsia" w:ascii="华文宋体" w:hAnsi="华文宋体" w:eastAsia="华文宋体"/>
                <w:szCs w:val="21"/>
              </w:rPr>
              <w:t>，</w:t>
            </w:r>
            <w:r>
              <w:rPr>
                <w:rFonts w:hint="eastAsia" w:ascii="华文宋体" w:hAnsi="华文宋体" w:eastAsia="华文宋体"/>
                <w:szCs w:val="21"/>
                <w:lang w:val="en-US" w:eastAsia="zh-CN"/>
              </w:rPr>
              <w:t>位置较好</w:t>
            </w:r>
            <w:r>
              <w:rPr>
                <w:rFonts w:hint="eastAsia" w:ascii="华文宋体" w:hAnsi="华文宋体" w:eastAsia="华文宋体"/>
                <w:szCs w:val="21"/>
              </w:rPr>
              <w:t>，环境</w:t>
            </w:r>
            <w:r>
              <w:rPr>
                <w:rFonts w:hint="eastAsia" w:ascii="华文宋体" w:hAnsi="华文宋体" w:eastAsia="华文宋体"/>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面积</w:t>
            </w:r>
          </w:p>
        </w:tc>
        <w:tc>
          <w:tcPr>
            <w:tcW w:w="1276"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300平左右</w:t>
            </w:r>
          </w:p>
        </w:tc>
        <w:tc>
          <w:tcPr>
            <w:tcW w:w="1276"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教室概况</w:t>
            </w:r>
          </w:p>
        </w:tc>
        <w:tc>
          <w:tcPr>
            <w:tcW w:w="4495" w:type="dxa"/>
            <w:gridSpan w:val="7"/>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六七个班课教室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在校生</w:t>
            </w:r>
            <w:r>
              <w:rPr>
                <w:rFonts w:ascii="华文宋体" w:hAnsi="华文宋体" w:eastAsia="华文宋体"/>
                <w:szCs w:val="21"/>
              </w:rPr>
              <w:t>/</w:t>
            </w:r>
            <w:r>
              <w:rPr>
                <w:rFonts w:hint="eastAsia" w:ascii="华文宋体" w:hAnsi="华文宋体" w:eastAsia="华文宋体"/>
                <w:szCs w:val="21"/>
              </w:rPr>
              <w:t>生源比例</w:t>
            </w:r>
          </w:p>
        </w:tc>
        <w:tc>
          <w:tcPr>
            <w:tcW w:w="4495" w:type="dxa"/>
            <w:gridSpan w:val="7"/>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120人左右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每班人数</w:t>
            </w:r>
          </w:p>
        </w:tc>
        <w:tc>
          <w:tcPr>
            <w:tcW w:w="5771" w:type="dxa"/>
            <w:gridSpan w:val="10"/>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rPr>
              <w:t>一对一</w:t>
            </w:r>
            <w:r>
              <w:rPr>
                <w:rFonts w:ascii="华文宋体" w:hAnsi="华文宋体" w:eastAsia="华文宋体"/>
                <w:szCs w:val="21"/>
              </w:rPr>
              <w:t>、</w:t>
            </w:r>
            <w:r>
              <w:rPr>
                <w:rFonts w:hint="eastAsia" w:ascii="华文宋体" w:hAnsi="华文宋体" w:eastAsia="华文宋体"/>
                <w:szCs w:val="21"/>
                <w:lang w:val="en-US" w:eastAsia="zh-CN"/>
              </w:rPr>
              <w:t>20人班课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ascii="华文宋体" w:hAnsi="华文宋体" w:eastAsia="华文宋体"/>
                <w:b/>
                <w:color w:val="FF0000"/>
                <w:szCs w:val="21"/>
              </w:rPr>
              <w:t>课程设置及</w:t>
            </w:r>
            <w:r>
              <w:rPr>
                <w:rFonts w:hint="eastAsia" w:ascii="华文宋体" w:hAnsi="华文宋体" w:eastAsia="华文宋体"/>
                <w:b/>
                <w:color w:val="FF0000"/>
                <w:szCs w:val="21"/>
              </w:rPr>
              <w:t>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课程名称</w:t>
            </w:r>
          </w:p>
        </w:tc>
        <w:tc>
          <w:tcPr>
            <w:tcW w:w="1993"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所用教材</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授课模式</w:t>
            </w:r>
          </w:p>
        </w:tc>
        <w:tc>
          <w:tcPr>
            <w:tcW w:w="1632"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收费</w:t>
            </w:r>
          </w:p>
        </w:tc>
        <w:tc>
          <w:tcPr>
            <w:tcW w:w="1633"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年龄段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语数外</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一对一</w:t>
            </w:r>
          </w:p>
        </w:tc>
        <w:tc>
          <w:tcPr>
            <w:tcW w:w="1632"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70</w:t>
            </w:r>
            <w:r>
              <w:rPr>
                <w:rFonts w:hint="eastAsia" w:ascii="华文宋体" w:hAnsi="华文宋体" w:eastAsia="华文宋体"/>
                <w:szCs w:val="21"/>
              </w:rPr>
              <w:t>元</w:t>
            </w:r>
            <w:r>
              <w:rPr>
                <w:rFonts w:ascii="华文宋体" w:hAnsi="华文宋体" w:eastAsia="华文宋体"/>
                <w:szCs w:val="21"/>
              </w:rPr>
              <w:t>/</w:t>
            </w:r>
            <w:r>
              <w:rPr>
                <w:rFonts w:hint="eastAsia" w:ascii="华文宋体" w:hAnsi="华文宋体" w:eastAsia="华文宋体"/>
                <w:szCs w:val="21"/>
                <w:lang w:val="en-US" w:eastAsia="zh-CN"/>
              </w:rPr>
              <w:t>小时</w:t>
            </w:r>
          </w:p>
        </w:tc>
        <w:tc>
          <w:tcPr>
            <w:tcW w:w="1633" w:type="dxa"/>
            <w:gridSpan w:val="2"/>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初一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语数外</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20人班课</w:t>
            </w:r>
          </w:p>
        </w:tc>
        <w:tc>
          <w:tcPr>
            <w:tcW w:w="1632"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2280</w:t>
            </w:r>
            <w:r>
              <w:rPr>
                <w:rFonts w:hint="eastAsia" w:ascii="华文宋体" w:hAnsi="华文宋体" w:eastAsia="华文宋体"/>
                <w:szCs w:val="21"/>
              </w:rPr>
              <w:t>元</w:t>
            </w:r>
            <w:r>
              <w:rPr>
                <w:rFonts w:ascii="华文宋体" w:hAnsi="华文宋体" w:eastAsia="华文宋体"/>
                <w:szCs w:val="21"/>
              </w:rPr>
              <w:t>/</w:t>
            </w:r>
            <w:r>
              <w:rPr>
                <w:rFonts w:hint="eastAsia" w:ascii="华文宋体" w:hAnsi="华文宋体" w:eastAsia="华文宋体"/>
                <w:szCs w:val="21"/>
                <w:lang w:eastAsia="zh-CN"/>
              </w:rPr>
              <w:t>学期</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六年级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8162" w:type="dxa"/>
            <w:gridSpan w:val="14"/>
            <w:noWrap w:val="0"/>
            <w:vAlign w:val="center"/>
          </w:tcPr>
          <w:p>
            <w:pPr>
              <w:autoSpaceDN w:val="0"/>
              <w:jc w:val="center"/>
              <w:rPr>
                <w:rFonts w:ascii="华文宋体" w:hAnsi="华文宋体" w:eastAsia="华文宋体"/>
                <w:szCs w:val="21"/>
              </w:rPr>
            </w:pPr>
            <w:r>
              <w:rPr>
                <w:rFonts w:ascii="华文宋体" w:hAnsi="华文宋体" w:eastAsia="华文宋体"/>
                <w:szCs w:val="21"/>
              </w:rPr>
              <w:t>备注：</w:t>
            </w:r>
            <w:r>
              <w:rPr>
                <w:rFonts w:hint="eastAsia" w:ascii="华文宋体" w:hAnsi="华文宋体" w:eastAsia="华文宋体"/>
                <w:szCs w:val="21"/>
                <w:lang w:val="en-US" w:eastAsia="zh-CN"/>
              </w:rPr>
              <w:t>60</w:t>
            </w:r>
            <w:r>
              <w:rPr>
                <w:rFonts w:hint="eastAsia" w:ascii="华文宋体" w:hAnsi="华文宋体" w:eastAsia="华文宋体"/>
                <w:szCs w:val="21"/>
              </w:rPr>
              <w:t>分钟/课时，一次课2</w:t>
            </w:r>
            <w:r>
              <w:rPr>
                <w:rFonts w:hint="eastAsia" w:ascii="华文宋体" w:hAnsi="华文宋体" w:eastAsia="华文宋体"/>
                <w:szCs w:val="21"/>
                <w:lang w:val="en-US" w:eastAsia="zh-CN"/>
              </w:rPr>
              <w:t>课时</w:t>
            </w:r>
            <w:r>
              <w:rPr>
                <w:rFonts w:hint="eastAsia" w:ascii="华文宋体" w:hAnsi="华文宋体" w:eastAsia="华文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hint="eastAsia" w:ascii="华文宋体" w:hAnsi="华文宋体" w:eastAsia="华文宋体"/>
                <w:b/>
                <w:color w:val="FF0000"/>
                <w:szCs w:val="21"/>
              </w:rPr>
              <w:t>销售</w:t>
            </w:r>
            <w:r>
              <w:rPr>
                <w:rFonts w:ascii="华文宋体" w:hAnsi="华文宋体" w:eastAsia="华文宋体"/>
                <w:b/>
                <w:color w:val="FF0000"/>
                <w:szCs w:val="21"/>
              </w:rPr>
              <w:t>及市场营销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销售技巧</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英语能力</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形象气质</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着装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良好</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一般</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有</w:t>
            </w:r>
          </w:p>
        </w:tc>
        <w:tc>
          <w:tcPr>
            <w:tcW w:w="1360"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一般</w:t>
            </w:r>
          </w:p>
        </w:tc>
        <w:tc>
          <w:tcPr>
            <w:tcW w:w="1361" w:type="dxa"/>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无</w:t>
            </w:r>
            <w:r>
              <w:rPr>
                <w:rFonts w:ascii="华文宋体" w:hAnsi="华文宋体" w:eastAsia="华文宋体"/>
                <w:szCs w:val="21"/>
              </w:rPr>
              <w:t>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市场营销</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户外可见度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宣传布置</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宣传卖点</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宣传物品</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 xml:space="preserve">门牌 </w:t>
            </w:r>
          </w:p>
        </w:tc>
        <w:tc>
          <w:tcPr>
            <w:tcW w:w="1361"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精品班</w:t>
            </w: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1" w:type="dxa"/>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寒假班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综合评价</w:t>
            </w:r>
          </w:p>
        </w:tc>
        <w:tc>
          <w:tcPr>
            <w:tcW w:w="6802" w:type="dxa"/>
            <w:gridSpan w:val="11"/>
            <w:noWrap w:val="0"/>
            <w:vAlign w:val="center"/>
          </w:tcPr>
          <w:p>
            <w:pPr>
              <w:autoSpaceDN w:val="0"/>
              <w:rPr>
                <w:rFonts w:hint="eastAsia" w:ascii="华文宋体" w:hAnsi="华文宋体" w:eastAsia="华文宋体"/>
                <w:szCs w:val="21"/>
                <w:lang w:val="en-US" w:eastAsia="zh-CN"/>
              </w:rPr>
            </w:pPr>
            <w:r>
              <w:rPr>
                <w:rFonts w:hint="eastAsia" w:ascii="华文宋体" w:hAnsi="华文宋体" w:eastAsia="华文宋体"/>
                <w:szCs w:val="21"/>
                <w:lang w:val="en-US" w:eastAsia="zh-CN"/>
              </w:rPr>
              <w:t>课程顾问报价报价谨慎，让带去孩子体验后量身定制课程，目前小学以班课为主，初中仅做实验班和一对一，并且根据老师不同，一对一收费标准也不一样。环境较差。</w:t>
            </w:r>
          </w:p>
        </w:tc>
      </w:tr>
    </w:tbl>
    <w:p>
      <w:pPr>
        <w:pStyle w:val="29"/>
        <w:rPr>
          <w:ins w:id="0" w:author="admin" w:date="2017-02-22T22:08:00Z"/>
          <w:rFonts w:hint="eastAsia"/>
          <w:b/>
          <w:bCs/>
          <w:color w:val="000000"/>
          <w:sz w:val="36"/>
          <w:szCs w:val="32"/>
        </w:rPr>
        <w:sectPr>
          <w:headerReference r:id="rId3" w:type="default"/>
          <w:footerReference r:id="rId4" w:type="default"/>
          <w:pgSz w:w="11906" w:h="16838"/>
          <w:pgMar w:top="1440" w:right="1800" w:bottom="1440" w:left="1800" w:header="851" w:footer="992" w:gutter="0"/>
          <w:cols w:space="720" w:num="1"/>
          <w:docGrid w:type="lines" w:linePitch="312" w:charSpace="0"/>
        </w:sectPr>
      </w:pPr>
    </w:p>
    <w:p>
      <w:pPr>
        <w:tabs>
          <w:tab w:val="left" w:pos="0"/>
        </w:tabs>
        <w:ind w:right="-512" w:rightChars="-244"/>
        <w:rPr>
          <w:rFonts w:ascii="宋体" w:hAnsi="宋体" w:cs="宋体"/>
          <w:b/>
          <w:bCs/>
          <w:color w:val="0000FF"/>
          <w:sz w:val="36"/>
          <w:szCs w:val="36"/>
        </w:rPr>
      </w:pPr>
      <w:r>
        <w:rPr>
          <w:rFonts w:hint="eastAsia"/>
          <w:b/>
          <w:bCs/>
          <w:sz w:val="32"/>
          <w:szCs w:val="32"/>
        </w:rPr>
        <w:t>（二）</w:t>
      </w:r>
      <w:r>
        <w:rPr>
          <w:rFonts w:hint="eastAsia"/>
          <w:b/>
          <w:bCs/>
          <w:sz w:val="32"/>
          <w:szCs w:val="32"/>
          <w:lang w:eastAsia="zh-CN"/>
        </w:rPr>
        <w:t>大脑鸣星脑力开发</w:t>
      </w:r>
    </w:p>
    <w:p>
      <w:pPr>
        <w:tabs>
          <w:tab w:val="left" w:pos="0"/>
        </w:tabs>
        <w:ind w:right="-512" w:rightChars="-244"/>
        <w:rPr>
          <w:rFonts w:hint="eastAsia"/>
          <w:b/>
          <w:bCs/>
          <w:sz w:val="32"/>
          <w:szCs w:val="32"/>
        </w:rPr>
      </w:pPr>
      <w:r>
        <w:rPr>
          <w:rFonts w:hint="eastAsia"/>
          <w:b/>
          <w:bCs/>
          <w:sz w:val="32"/>
          <w:szCs w:val="32"/>
        </w:rPr>
        <w:drawing>
          <wp:inline distT="0" distB="0" distL="114300" distR="114300">
            <wp:extent cx="2607310" cy="1955165"/>
            <wp:effectExtent l="0" t="0" r="2540" b="6985"/>
            <wp:docPr id="68" name="图片 56" descr="C:\Users\Administrator\Desktop\2.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6" descr="C:\Users\Administrator\Desktop\2.jpg2"/>
                    <pic:cNvPicPr>
                      <a:picLocks noChangeAspect="1"/>
                    </pic:cNvPicPr>
                  </pic:nvPicPr>
                  <pic:blipFill>
                    <a:blip r:embed="rId14"/>
                    <a:stretch>
                      <a:fillRect/>
                    </a:stretch>
                  </pic:blipFill>
                  <pic:spPr>
                    <a:xfrm>
                      <a:off x="0" y="0"/>
                      <a:ext cx="2607310" cy="1955165"/>
                    </a:xfrm>
                    <a:prstGeom prst="rect">
                      <a:avLst/>
                    </a:prstGeom>
                    <a:noFill/>
                    <a:ln w="9525">
                      <a:noFill/>
                    </a:ln>
                  </pic:spPr>
                </pic:pic>
              </a:graphicData>
            </a:graphic>
          </wp:inline>
        </w:drawing>
      </w:r>
      <w:r>
        <w:rPr>
          <w:rFonts w:hint="eastAsia"/>
          <w:b/>
          <w:bCs/>
          <w:sz w:val="32"/>
          <w:szCs w:val="32"/>
        </w:rPr>
        <w:drawing>
          <wp:inline distT="0" distB="0" distL="114300" distR="114300">
            <wp:extent cx="2599055" cy="1948815"/>
            <wp:effectExtent l="0" t="0" r="10795" b="13335"/>
            <wp:docPr id="69" name="图片 57" descr="C:\Users\Administrator\Desktop\22.jp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7" descr="C:\Users\Administrator\Desktop\22.jpg22"/>
                    <pic:cNvPicPr>
                      <a:picLocks noChangeAspect="1"/>
                    </pic:cNvPicPr>
                  </pic:nvPicPr>
                  <pic:blipFill>
                    <a:blip r:embed="rId15"/>
                    <a:stretch>
                      <a:fillRect/>
                    </a:stretch>
                  </pic:blipFill>
                  <pic:spPr>
                    <a:xfrm>
                      <a:off x="0" y="0"/>
                      <a:ext cx="2599055" cy="1948815"/>
                    </a:xfrm>
                    <a:prstGeom prst="rect">
                      <a:avLst/>
                    </a:prstGeom>
                    <a:noFill/>
                    <a:ln w="9525">
                      <a:noFill/>
                    </a:ln>
                  </pic:spPr>
                </pic:pic>
              </a:graphicData>
            </a:graphic>
          </wp:inline>
        </w:drawing>
      </w:r>
    </w:p>
    <w:p>
      <w:pPr>
        <w:tabs>
          <w:tab w:val="left" w:pos="0"/>
        </w:tabs>
        <w:ind w:right="-512" w:rightChars="-244"/>
        <w:rPr>
          <w:rFonts w:hint="eastAsia"/>
          <w:b/>
          <w:bCs/>
          <w:sz w:val="32"/>
          <w:szCs w:val="32"/>
        </w:rPr>
      </w:pPr>
    </w:p>
    <w:tbl>
      <w:tblPr>
        <w:tblStyle w:val="22"/>
        <w:tblW w:w="81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56"/>
        <w:gridCol w:w="89"/>
        <w:gridCol w:w="1031"/>
        <w:gridCol w:w="329"/>
        <w:gridCol w:w="544"/>
        <w:gridCol w:w="403"/>
        <w:gridCol w:w="414"/>
        <w:gridCol w:w="295"/>
        <w:gridCol w:w="521"/>
        <w:gridCol w:w="544"/>
        <w:gridCol w:w="1088"/>
        <w:gridCol w:w="272"/>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3667" w:type="dxa"/>
            <w:gridSpan w:val="7"/>
            <w:shd w:val="clear" w:color="auto" w:fill="D8D8D8"/>
            <w:noWrap w:val="0"/>
            <w:vAlign w:val="center"/>
          </w:tcPr>
          <w:p>
            <w:pPr>
              <w:tabs>
                <w:tab w:val="left" w:pos="7560"/>
              </w:tabs>
              <w:jc w:val="center"/>
              <w:rPr>
                <w:rFonts w:ascii="华文宋体" w:hAnsi="华文宋体" w:eastAsia="华文宋体"/>
                <w:b/>
                <w:bCs/>
                <w:color w:val="000000"/>
                <w:sz w:val="24"/>
              </w:rPr>
            </w:pPr>
            <w:r>
              <w:rPr>
                <w:rFonts w:ascii="华文宋体" w:hAnsi="华文宋体" w:eastAsia="华文宋体"/>
                <w:b/>
                <w:bCs/>
                <w:color w:val="000000"/>
                <w:sz w:val="24"/>
              </w:rPr>
              <w:t>学校名称</w:t>
            </w:r>
          </w:p>
        </w:tc>
        <w:tc>
          <w:tcPr>
            <w:tcW w:w="4495" w:type="dxa"/>
            <w:gridSpan w:val="7"/>
            <w:shd w:val="clear" w:color="auto" w:fill="D8D8D8"/>
            <w:noWrap w:val="0"/>
            <w:vAlign w:val="center"/>
          </w:tcPr>
          <w:p>
            <w:pPr>
              <w:tabs>
                <w:tab w:val="left" w:pos="7560"/>
              </w:tabs>
              <w:rPr>
                <w:rFonts w:hint="eastAsia" w:ascii="华文宋体" w:hAnsi="华文宋体" w:eastAsia="华文宋体"/>
                <w:b/>
                <w:bCs/>
                <w:color w:val="FF0000"/>
                <w:sz w:val="24"/>
                <w:lang w:eastAsia="zh-CN"/>
              </w:rPr>
            </w:pPr>
            <w:r>
              <w:rPr>
                <w:rFonts w:ascii="华文宋体" w:hAnsi="华文宋体" w:eastAsia="华文宋体"/>
                <w:b/>
                <w:bCs/>
                <w:color w:val="FF0000"/>
                <w:sz w:val="24"/>
              </w:rPr>
              <w:t xml:space="preserve">         </w:t>
            </w:r>
            <w:r>
              <w:rPr>
                <w:rFonts w:hint="eastAsia" w:ascii="华文宋体" w:hAnsi="华文宋体" w:eastAsia="华文宋体"/>
                <w:b/>
                <w:bCs/>
                <w:color w:val="FF0000"/>
                <w:sz w:val="24"/>
                <w:lang w:eastAsia="zh-CN"/>
              </w:rPr>
              <w:t>大脑鸣星脑力开发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电话</w:t>
            </w:r>
          </w:p>
        </w:tc>
        <w:tc>
          <w:tcPr>
            <w:tcW w:w="2552" w:type="dxa"/>
            <w:gridSpan w:val="6"/>
            <w:noWrap w:val="0"/>
            <w:vAlign w:val="center"/>
          </w:tcPr>
          <w:p>
            <w:pPr>
              <w:autoSpaceDN w:val="0"/>
              <w:ind w:firstLine="210" w:firstLineChars="100"/>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15533643198焦</w:t>
            </w:r>
          </w:p>
        </w:tc>
        <w:tc>
          <w:tcPr>
            <w:tcW w:w="709"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地址</w:t>
            </w:r>
          </w:p>
        </w:tc>
        <w:tc>
          <w:tcPr>
            <w:tcW w:w="3786" w:type="dxa"/>
            <w:gridSpan w:val="5"/>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东长寿学校斜对过2楼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ascii="华文宋体" w:hAnsi="华文宋体" w:eastAsia="华文宋体"/>
                <w:szCs w:val="21"/>
              </w:rPr>
              <w:t>当地影响力</w:t>
            </w:r>
          </w:p>
        </w:tc>
        <w:tc>
          <w:tcPr>
            <w:tcW w:w="4495" w:type="dxa"/>
            <w:gridSpan w:val="7"/>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eastAsia="zh-CN"/>
              </w:rPr>
              <w:t>国际</w:t>
            </w:r>
            <w:r>
              <w:rPr>
                <w:rFonts w:hint="eastAsia" w:ascii="华文宋体" w:hAnsi="华文宋体" w:eastAsia="华文宋体"/>
                <w:szCs w:val="21"/>
              </w:rPr>
              <w:t>连锁</w:t>
            </w:r>
            <w:r>
              <w:rPr>
                <w:rFonts w:hint="eastAsia" w:ascii="华文宋体" w:hAnsi="华文宋体" w:eastAsia="华文宋体"/>
                <w:szCs w:val="21"/>
                <w:lang w:eastAsia="zh-CN"/>
              </w:rPr>
              <w:t>机构</w:t>
            </w:r>
            <w:r>
              <w:rPr>
                <w:rFonts w:hint="eastAsia" w:ascii="华文宋体" w:hAnsi="华文宋体" w:eastAsia="华文宋体"/>
                <w:szCs w:val="21"/>
              </w:rPr>
              <w:t>，</w:t>
            </w:r>
            <w:r>
              <w:rPr>
                <w:rFonts w:hint="eastAsia" w:ascii="华文宋体" w:hAnsi="华文宋体" w:eastAsia="华文宋体"/>
                <w:szCs w:val="21"/>
                <w:lang w:eastAsia="zh-CN"/>
              </w:rPr>
              <w:t>本地目前</w:t>
            </w:r>
            <w:r>
              <w:rPr>
                <w:rFonts w:hint="eastAsia" w:ascii="华文宋体" w:hAnsi="华文宋体" w:eastAsia="华文宋体"/>
                <w:szCs w:val="21"/>
                <w:lang w:val="en-US" w:eastAsia="zh-CN"/>
              </w:rPr>
              <w:t>1家，影响力一般。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学校规模/</w:t>
            </w:r>
            <w:r>
              <w:rPr>
                <w:rFonts w:hint="eastAsia" w:ascii="华文宋体" w:hAnsi="华文宋体" w:eastAsia="华文宋体"/>
                <w:szCs w:val="21"/>
              </w:rPr>
              <w:t>环境</w:t>
            </w:r>
          </w:p>
        </w:tc>
        <w:tc>
          <w:tcPr>
            <w:tcW w:w="5771" w:type="dxa"/>
            <w:gridSpan w:val="10"/>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规模一般，装修一般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面积</w:t>
            </w:r>
          </w:p>
        </w:tc>
        <w:tc>
          <w:tcPr>
            <w:tcW w:w="1276" w:type="dxa"/>
            <w:gridSpan w:val="3"/>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lang w:val="en-US" w:eastAsia="zh-CN"/>
              </w:rPr>
              <w:t>20</w:t>
            </w:r>
            <w:r>
              <w:rPr>
                <w:rFonts w:hint="eastAsia" w:ascii="华文宋体" w:hAnsi="华文宋体" w:eastAsia="华文宋体"/>
                <w:szCs w:val="21"/>
              </w:rPr>
              <w:t>0多平</w:t>
            </w:r>
          </w:p>
        </w:tc>
        <w:tc>
          <w:tcPr>
            <w:tcW w:w="1276"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教室概况</w:t>
            </w:r>
          </w:p>
        </w:tc>
        <w:tc>
          <w:tcPr>
            <w:tcW w:w="4495" w:type="dxa"/>
            <w:gridSpan w:val="7"/>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4个</w:t>
            </w:r>
            <w:r>
              <w:rPr>
                <w:rFonts w:hint="eastAsia" w:ascii="华文宋体" w:hAnsi="华文宋体" w:eastAsia="华文宋体"/>
                <w:szCs w:val="21"/>
              </w:rPr>
              <w:t>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在校生</w:t>
            </w:r>
            <w:r>
              <w:rPr>
                <w:rFonts w:ascii="华文宋体" w:hAnsi="华文宋体" w:eastAsia="华文宋体"/>
                <w:szCs w:val="21"/>
              </w:rPr>
              <w:t>/</w:t>
            </w:r>
            <w:r>
              <w:rPr>
                <w:rFonts w:hint="eastAsia" w:ascii="华文宋体" w:hAnsi="华文宋体" w:eastAsia="华文宋体"/>
                <w:szCs w:val="21"/>
              </w:rPr>
              <w:t>生源比例</w:t>
            </w:r>
          </w:p>
        </w:tc>
        <w:tc>
          <w:tcPr>
            <w:tcW w:w="4495" w:type="dxa"/>
            <w:gridSpan w:val="7"/>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lang w:val="en-US" w:eastAsia="zh-CN"/>
              </w:rPr>
              <w:t>6</w:t>
            </w:r>
            <w:r>
              <w:rPr>
                <w:rFonts w:hint="eastAsia" w:ascii="华文宋体" w:hAnsi="华文宋体" w:eastAsia="华文宋体"/>
                <w:szCs w:val="21"/>
              </w:rPr>
              <w:t>0人左右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每班人数</w:t>
            </w:r>
          </w:p>
        </w:tc>
        <w:tc>
          <w:tcPr>
            <w:tcW w:w="5771" w:type="dxa"/>
            <w:gridSpan w:val="10"/>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15人班课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ascii="华文宋体" w:hAnsi="华文宋体" w:eastAsia="华文宋体"/>
                <w:b/>
                <w:color w:val="FF0000"/>
                <w:szCs w:val="21"/>
              </w:rPr>
              <w:t>课程设置及</w:t>
            </w:r>
            <w:r>
              <w:rPr>
                <w:rFonts w:hint="eastAsia" w:ascii="华文宋体" w:hAnsi="华文宋体" w:eastAsia="华文宋体"/>
                <w:b/>
                <w:color w:val="FF0000"/>
                <w:szCs w:val="21"/>
              </w:rPr>
              <w:t>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课程名称</w:t>
            </w:r>
          </w:p>
        </w:tc>
        <w:tc>
          <w:tcPr>
            <w:tcW w:w="1993"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所用教材</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授课模式</w:t>
            </w:r>
          </w:p>
        </w:tc>
        <w:tc>
          <w:tcPr>
            <w:tcW w:w="1632"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收费</w:t>
            </w:r>
          </w:p>
        </w:tc>
        <w:tc>
          <w:tcPr>
            <w:tcW w:w="1633"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年龄段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数学</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一对一</w:t>
            </w:r>
          </w:p>
        </w:tc>
        <w:tc>
          <w:tcPr>
            <w:tcW w:w="1632"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lang w:val="en-US" w:eastAsia="zh-CN"/>
              </w:rPr>
              <w:t>80</w:t>
            </w:r>
            <w:r>
              <w:rPr>
                <w:rFonts w:hint="eastAsia" w:ascii="华文宋体" w:hAnsi="华文宋体" w:eastAsia="华文宋体"/>
                <w:szCs w:val="21"/>
              </w:rPr>
              <w:t>元</w:t>
            </w:r>
            <w:r>
              <w:rPr>
                <w:rFonts w:ascii="华文宋体" w:hAnsi="华文宋体" w:eastAsia="华文宋体"/>
                <w:szCs w:val="21"/>
              </w:rPr>
              <w:t>/</w:t>
            </w:r>
            <w:r>
              <w:rPr>
                <w:rFonts w:hint="eastAsia" w:ascii="华文宋体" w:hAnsi="华文宋体" w:eastAsia="华文宋体"/>
                <w:szCs w:val="21"/>
              </w:rPr>
              <w:t>课时</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六年级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语数外</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15人班课</w:t>
            </w:r>
          </w:p>
        </w:tc>
        <w:tc>
          <w:tcPr>
            <w:tcW w:w="1632"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val="en-US" w:eastAsia="zh-CN"/>
              </w:rPr>
              <w:t>1900</w:t>
            </w:r>
            <w:r>
              <w:rPr>
                <w:rFonts w:hint="eastAsia" w:ascii="华文宋体" w:hAnsi="华文宋体" w:eastAsia="华文宋体"/>
                <w:szCs w:val="21"/>
              </w:rPr>
              <w:t>元</w:t>
            </w:r>
            <w:r>
              <w:rPr>
                <w:rFonts w:ascii="华文宋体" w:hAnsi="华文宋体" w:eastAsia="华文宋体"/>
                <w:szCs w:val="21"/>
              </w:rPr>
              <w:t>/</w:t>
            </w:r>
            <w:r>
              <w:rPr>
                <w:rFonts w:hint="eastAsia" w:ascii="华文宋体" w:hAnsi="华文宋体" w:eastAsia="华文宋体"/>
                <w:szCs w:val="21"/>
                <w:lang w:eastAsia="zh-CN"/>
              </w:rPr>
              <w:t>年</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三年级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8162" w:type="dxa"/>
            <w:gridSpan w:val="14"/>
            <w:noWrap w:val="0"/>
            <w:vAlign w:val="center"/>
          </w:tcPr>
          <w:p>
            <w:pPr>
              <w:autoSpaceDN w:val="0"/>
              <w:jc w:val="center"/>
              <w:rPr>
                <w:rFonts w:ascii="华文宋体" w:hAnsi="华文宋体" w:eastAsia="华文宋体"/>
                <w:szCs w:val="21"/>
              </w:rPr>
            </w:pPr>
            <w:r>
              <w:rPr>
                <w:rFonts w:ascii="华文宋体" w:hAnsi="华文宋体" w:eastAsia="华文宋体"/>
                <w:szCs w:val="21"/>
              </w:rPr>
              <w:t>备注：</w:t>
            </w:r>
            <w:r>
              <w:rPr>
                <w:rFonts w:hint="eastAsia" w:ascii="华文宋体" w:hAnsi="华文宋体" w:eastAsia="华文宋体"/>
                <w:szCs w:val="21"/>
              </w:rPr>
              <w:t>60分钟/课时，2小时/次课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hint="eastAsia" w:ascii="华文宋体" w:hAnsi="华文宋体" w:eastAsia="华文宋体"/>
                <w:b/>
                <w:color w:val="FF0000"/>
                <w:szCs w:val="21"/>
              </w:rPr>
              <w:t>销售</w:t>
            </w:r>
            <w:r>
              <w:rPr>
                <w:rFonts w:ascii="华文宋体" w:hAnsi="华文宋体" w:eastAsia="华文宋体"/>
                <w:b/>
                <w:color w:val="FF0000"/>
                <w:szCs w:val="21"/>
              </w:rPr>
              <w:t>及市场营销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销售技巧</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英语能力</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形象气质</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着装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良好</w:t>
            </w:r>
          </w:p>
        </w:tc>
        <w:tc>
          <w:tcPr>
            <w:tcW w:w="1361" w:type="dxa"/>
            <w:gridSpan w:val="3"/>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良好</w:t>
            </w:r>
          </w:p>
        </w:tc>
        <w:tc>
          <w:tcPr>
            <w:tcW w:w="1360"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有</w:t>
            </w: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一般</w:t>
            </w:r>
          </w:p>
        </w:tc>
        <w:tc>
          <w:tcPr>
            <w:tcW w:w="1361" w:type="dxa"/>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lang w:eastAsia="zh-CN"/>
              </w:rPr>
              <w:t>未</w:t>
            </w:r>
            <w:r>
              <w:rPr>
                <w:rFonts w:ascii="华文宋体" w:hAnsi="华文宋体" w:eastAsia="华文宋体"/>
                <w:szCs w:val="21"/>
              </w:rPr>
              <w:t>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市场营销</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户外可见度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宣传布置</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宣传卖点</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宣传物品</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 xml:space="preserve">门牌 </w:t>
            </w:r>
          </w:p>
        </w:tc>
        <w:tc>
          <w:tcPr>
            <w:tcW w:w="1361"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海报</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思维导图</w:t>
            </w: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1" w:type="dxa"/>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长期班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综合评价</w:t>
            </w:r>
          </w:p>
        </w:tc>
        <w:tc>
          <w:tcPr>
            <w:tcW w:w="6802" w:type="dxa"/>
            <w:gridSpan w:val="11"/>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国际连锁品牌，目前规模一般，主要介绍了利用思维导图来进行提高记忆力，从而提高学习能力。感觉运营一般，主要以精品班为主，今天周六过去都没有多少学生。受师资影响，目前仅设小学，没有涉及初中课</w:t>
            </w:r>
          </w:p>
        </w:tc>
      </w:tr>
    </w:tbl>
    <w:p>
      <w:pPr>
        <w:pStyle w:val="29"/>
        <w:rPr>
          <w:ins w:id="1" w:author="admin" w:date="2017-02-22T22:08:00Z"/>
          <w:rFonts w:hint="eastAsia"/>
          <w:b/>
          <w:bCs/>
          <w:color w:val="000000"/>
          <w:sz w:val="36"/>
          <w:szCs w:val="32"/>
        </w:rPr>
        <w:sectPr>
          <w:pgSz w:w="11906" w:h="16838"/>
          <w:pgMar w:top="1440" w:right="1800" w:bottom="1440" w:left="1800" w:header="851" w:footer="992" w:gutter="0"/>
          <w:cols w:space="720" w:num="1"/>
          <w:docGrid w:type="lines" w:linePitch="312" w:charSpace="0"/>
        </w:sectPr>
      </w:pPr>
    </w:p>
    <w:p>
      <w:pPr>
        <w:tabs>
          <w:tab w:val="left" w:pos="0"/>
        </w:tabs>
        <w:ind w:right="-512" w:rightChars="-244"/>
        <w:rPr>
          <w:rFonts w:hint="eastAsia" w:ascii="宋体" w:hAnsi="宋体" w:eastAsia="宋体" w:cs="宋体"/>
          <w:b/>
          <w:bCs/>
          <w:color w:val="0000FF"/>
          <w:sz w:val="36"/>
          <w:szCs w:val="36"/>
          <w:lang w:eastAsia="zh-CN"/>
        </w:rPr>
      </w:pPr>
      <w:r>
        <w:rPr>
          <w:rFonts w:hint="eastAsia"/>
          <w:b/>
          <w:bCs/>
          <w:sz w:val="32"/>
          <w:szCs w:val="32"/>
        </w:rPr>
        <w:t>（三）</w:t>
      </w:r>
      <w:r>
        <w:rPr>
          <w:rFonts w:hint="eastAsia"/>
          <w:b/>
          <w:bCs/>
          <w:sz w:val="32"/>
          <w:szCs w:val="32"/>
          <w:lang w:eastAsia="zh-CN"/>
        </w:rPr>
        <w:t>东方作文</w:t>
      </w:r>
    </w:p>
    <w:p>
      <w:pPr>
        <w:tabs>
          <w:tab w:val="left" w:pos="0"/>
        </w:tabs>
        <w:ind w:right="-512" w:rightChars="-244"/>
        <w:rPr>
          <w:rFonts w:hint="eastAsia"/>
          <w:b/>
          <w:bCs/>
          <w:sz w:val="32"/>
          <w:szCs w:val="32"/>
        </w:rPr>
      </w:pPr>
      <w:r>
        <w:rPr>
          <w:rFonts w:hint="eastAsia"/>
          <w:b/>
          <w:bCs/>
          <w:sz w:val="32"/>
          <w:szCs w:val="32"/>
        </w:rPr>
        <w:drawing>
          <wp:inline distT="0" distB="0" distL="114300" distR="114300">
            <wp:extent cx="2594610" cy="1945640"/>
            <wp:effectExtent l="0" t="0" r="15240" b="16510"/>
            <wp:docPr id="70" name="图片 58" descr="C:\Users\Administrator\Desktop\3.jp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8" descr="C:\Users\Administrator\Desktop\3.jpg3"/>
                    <pic:cNvPicPr>
                      <a:picLocks noChangeAspect="1"/>
                    </pic:cNvPicPr>
                  </pic:nvPicPr>
                  <pic:blipFill>
                    <a:blip r:embed="rId16"/>
                    <a:stretch>
                      <a:fillRect/>
                    </a:stretch>
                  </pic:blipFill>
                  <pic:spPr>
                    <a:xfrm>
                      <a:off x="0" y="0"/>
                      <a:ext cx="2594610" cy="1945640"/>
                    </a:xfrm>
                    <a:prstGeom prst="rect">
                      <a:avLst/>
                    </a:prstGeom>
                    <a:noFill/>
                    <a:ln w="9525">
                      <a:noFill/>
                    </a:ln>
                  </pic:spPr>
                </pic:pic>
              </a:graphicData>
            </a:graphic>
          </wp:inline>
        </w:drawing>
      </w:r>
      <w:r>
        <w:rPr>
          <w:rFonts w:hint="eastAsia"/>
          <w:b/>
          <w:bCs/>
          <w:sz w:val="32"/>
          <w:szCs w:val="32"/>
        </w:rPr>
        <w:drawing>
          <wp:inline distT="0" distB="0" distL="114300" distR="114300">
            <wp:extent cx="2602230" cy="1951990"/>
            <wp:effectExtent l="0" t="0" r="7620" b="10160"/>
            <wp:docPr id="71" name="图片 59" descr="C:\Users\Administrator\Desktop\33.jpg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9" descr="C:\Users\Administrator\Desktop\33.jpg33"/>
                    <pic:cNvPicPr>
                      <a:picLocks noChangeAspect="1"/>
                    </pic:cNvPicPr>
                  </pic:nvPicPr>
                  <pic:blipFill>
                    <a:blip r:embed="rId17"/>
                    <a:stretch>
                      <a:fillRect/>
                    </a:stretch>
                  </pic:blipFill>
                  <pic:spPr>
                    <a:xfrm>
                      <a:off x="0" y="0"/>
                      <a:ext cx="2602230" cy="1951990"/>
                    </a:xfrm>
                    <a:prstGeom prst="rect">
                      <a:avLst/>
                    </a:prstGeom>
                    <a:noFill/>
                    <a:ln w="9525">
                      <a:noFill/>
                    </a:ln>
                  </pic:spPr>
                </pic:pic>
              </a:graphicData>
            </a:graphic>
          </wp:inline>
        </w:drawing>
      </w:r>
    </w:p>
    <w:p>
      <w:pPr>
        <w:tabs>
          <w:tab w:val="left" w:pos="0"/>
        </w:tabs>
        <w:ind w:right="-512" w:rightChars="-244"/>
        <w:rPr>
          <w:rFonts w:hint="eastAsia"/>
          <w:b/>
          <w:bCs/>
          <w:sz w:val="32"/>
          <w:szCs w:val="32"/>
        </w:rPr>
      </w:pPr>
    </w:p>
    <w:tbl>
      <w:tblPr>
        <w:tblStyle w:val="22"/>
        <w:tblW w:w="81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56"/>
        <w:gridCol w:w="89"/>
        <w:gridCol w:w="1031"/>
        <w:gridCol w:w="329"/>
        <w:gridCol w:w="544"/>
        <w:gridCol w:w="403"/>
        <w:gridCol w:w="414"/>
        <w:gridCol w:w="295"/>
        <w:gridCol w:w="521"/>
        <w:gridCol w:w="544"/>
        <w:gridCol w:w="1088"/>
        <w:gridCol w:w="272"/>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3667" w:type="dxa"/>
            <w:gridSpan w:val="7"/>
            <w:shd w:val="clear" w:color="auto" w:fill="D8D8D8"/>
            <w:noWrap w:val="0"/>
            <w:vAlign w:val="center"/>
          </w:tcPr>
          <w:p>
            <w:pPr>
              <w:tabs>
                <w:tab w:val="left" w:pos="7560"/>
              </w:tabs>
              <w:jc w:val="center"/>
              <w:rPr>
                <w:rFonts w:ascii="华文宋体" w:hAnsi="华文宋体" w:eastAsia="华文宋体"/>
                <w:b/>
                <w:bCs/>
                <w:color w:val="000000"/>
                <w:sz w:val="24"/>
              </w:rPr>
            </w:pPr>
            <w:r>
              <w:rPr>
                <w:rFonts w:ascii="华文宋体" w:hAnsi="华文宋体" w:eastAsia="华文宋体"/>
                <w:b/>
                <w:bCs/>
                <w:color w:val="000000"/>
                <w:sz w:val="24"/>
              </w:rPr>
              <w:t>学校名称</w:t>
            </w:r>
          </w:p>
        </w:tc>
        <w:tc>
          <w:tcPr>
            <w:tcW w:w="4495" w:type="dxa"/>
            <w:gridSpan w:val="7"/>
            <w:shd w:val="clear" w:color="auto" w:fill="D8D8D8"/>
            <w:noWrap w:val="0"/>
            <w:vAlign w:val="center"/>
          </w:tcPr>
          <w:p>
            <w:pPr>
              <w:tabs>
                <w:tab w:val="left" w:pos="7560"/>
              </w:tabs>
              <w:jc w:val="center"/>
              <w:rPr>
                <w:rFonts w:hint="eastAsia" w:ascii="华文宋体" w:hAnsi="华文宋体" w:eastAsia="华文宋体"/>
                <w:b/>
                <w:bCs/>
                <w:color w:val="FF0000"/>
                <w:sz w:val="24"/>
                <w:lang w:eastAsia="zh-CN"/>
              </w:rPr>
            </w:pPr>
            <w:r>
              <w:rPr>
                <w:rFonts w:hint="eastAsia" w:ascii="华文宋体" w:hAnsi="华文宋体" w:eastAsia="华文宋体"/>
                <w:b/>
                <w:bCs/>
                <w:color w:val="FF0000"/>
                <w:sz w:val="24"/>
                <w:lang w:eastAsia="zh-CN"/>
              </w:rPr>
              <w:t>东方作文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电话</w:t>
            </w:r>
          </w:p>
        </w:tc>
        <w:tc>
          <w:tcPr>
            <w:tcW w:w="2552" w:type="dxa"/>
            <w:gridSpan w:val="6"/>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13832373194王</w:t>
            </w:r>
          </w:p>
        </w:tc>
        <w:tc>
          <w:tcPr>
            <w:tcW w:w="709"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地址</w:t>
            </w:r>
          </w:p>
        </w:tc>
        <w:tc>
          <w:tcPr>
            <w:tcW w:w="3786" w:type="dxa"/>
            <w:gridSpan w:val="5"/>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东长寿学校对过三楼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ascii="华文宋体" w:hAnsi="华文宋体" w:eastAsia="华文宋体"/>
                <w:szCs w:val="21"/>
              </w:rPr>
              <w:t>当地影响力</w:t>
            </w:r>
          </w:p>
        </w:tc>
        <w:tc>
          <w:tcPr>
            <w:tcW w:w="4495" w:type="dxa"/>
            <w:gridSpan w:val="7"/>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加盟品牌，体系完善，影响力一般。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学校规模/</w:t>
            </w:r>
            <w:r>
              <w:rPr>
                <w:rFonts w:hint="eastAsia" w:ascii="华文宋体" w:hAnsi="华文宋体" w:eastAsia="华文宋体"/>
                <w:szCs w:val="21"/>
              </w:rPr>
              <w:t>环境</w:t>
            </w:r>
          </w:p>
        </w:tc>
        <w:tc>
          <w:tcPr>
            <w:tcW w:w="5771" w:type="dxa"/>
            <w:gridSpan w:val="10"/>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中等规模，环境</w:t>
            </w:r>
            <w:r>
              <w:rPr>
                <w:rFonts w:hint="eastAsia" w:ascii="华文宋体" w:hAnsi="华文宋体" w:eastAsia="华文宋体"/>
                <w:szCs w:val="21"/>
                <w:lang w:val="en-US" w:eastAsia="zh-CN"/>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面积</w:t>
            </w:r>
          </w:p>
        </w:tc>
        <w:tc>
          <w:tcPr>
            <w:tcW w:w="1276" w:type="dxa"/>
            <w:gridSpan w:val="3"/>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lang w:val="en-US" w:eastAsia="zh-CN"/>
              </w:rPr>
              <w:t>26</w:t>
            </w:r>
            <w:r>
              <w:rPr>
                <w:rFonts w:ascii="华文宋体" w:hAnsi="华文宋体" w:eastAsia="华文宋体"/>
                <w:szCs w:val="21"/>
              </w:rPr>
              <w:t>0</w:t>
            </w:r>
            <w:r>
              <w:rPr>
                <w:rFonts w:hint="eastAsia" w:ascii="华文宋体" w:hAnsi="华文宋体" w:eastAsia="华文宋体"/>
                <w:szCs w:val="21"/>
              </w:rPr>
              <w:t>多平</w:t>
            </w:r>
          </w:p>
        </w:tc>
        <w:tc>
          <w:tcPr>
            <w:tcW w:w="1276"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教室概况</w:t>
            </w:r>
          </w:p>
        </w:tc>
        <w:tc>
          <w:tcPr>
            <w:tcW w:w="4495" w:type="dxa"/>
            <w:gridSpan w:val="7"/>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lang w:val="en-US" w:eastAsia="zh-CN"/>
              </w:rPr>
              <w:t>8个班课</w:t>
            </w:r>
            <w:r>
              <w:rPr>
                <w:rFonts w:hint="eastAsia" w:ascii="华文宋体" w:hAnsi="华文宋体" w:eastAsia="华文宋体"/>
                <w:szCs w:val="21"/>
              </w:rPr>
              <w:t>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在校生</w:t>
            </w:r>
            <w:r>
              <w:rPr>
                <w:rFonts w:ascii="华文宋体" w:hAnsi="华文宋体" w:eastAsia="华文宋体"/>
                <w:szCs w:val="21"/>
              </w:rPr>
              <w:t>/</w:t>
            </w:r>
            <w:r>
              <w:rPr>
                <w:rFonts w:hint="eastAsia" w:ascii="华文宋体" w:hAnsi="华文宋体" w:eastAsia="华文宋体"/>
                <w:szCs w:val="21"/>
              </w:rPr>
              <w:t>生源比例</w:t>
            </w:r>
          </w:p>
        </w:tc>
        <w:tc>
          <w:tcPr>
            <w:tcW w:w="4495" w:type="dxa"/>
            <w:gridSpan w:val="7"/>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eastAsia="zh-CN"/>
              </w:rPr>
              <w:t>仅作文辅导</w:t>
            </w:r>
            <w:r>
              <w:rPr>
                <w:rFonts w:hint="eastAsia" w:ascii="华文宋体" w:hAnsi="华文宋体" w:eastAsia="华文宋体"/>
                <w:szCs w:val="21"/>
                <w:lang w:val="en-US" w:eastAsia="zh-CN"/>
              </w:rPr>
              <w:t>300多人，英语30多人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每班人数</w:t>
            </w:r>
          </w:p>
        </w:tc>
        <w:tc>
          <w:tcPr>
            <w:tcW w:w="5771" w:type="dxa"/>
            <w:gridSpan w:val="10"/>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lang w:val="en-US" w:eastAsia="zh-CN"/>
              </w:rPr>
              <w:t>20人</w:t>
            </w:r>
            <w:r>
              <w:rPr>
                <w:rFonts w:hint="eastAsia" w:ascii="华文宋体" w:hAnsi="华文宋体" w:eastAsia="华文宋体"/>
                <w:szCs w:val="21"/>
              </w:rPr>
              <w:t>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ascii="华文宋体" w:hAnsi="华文宋体" w:eastAsia="华文宋体"/>
                <w:b/>
                <w:color w:val="FF0000"/>
                <w:szCs w:val="21"/>
              </w:rPr>
              <w:t>课程设置及</w:t>
            </w:r>
            <w:r>
              <w:rPr>
                <w:rFonts w:hint="eastAsia" w:ascii="华文宋体" w:hAnsi="华文宋体" w:eastAsia="华文宋体"/>
                <w:b/>
                <w:color w:val="FF0000"/>
                <w:szCs w:val="21"/>
              </w:rPr>
              <w:t>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课程名称</w:t>
            </w:r>
          </w:p>
        </w:tc>
        <w:tc>
          <w:tcPr>
            <w:tcW w:w="1993"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所用教材</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授课模式</w:t>
            </w:r>
          </w:p>
        </w:tc>
        <w:tc>
          <w:tcPr>
            <w:tcW w:w="1632"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收费</w:t>
            </w:r>
          </w:p>
        </w:tc>
        <w:tc>
          <w:tcPr>
            <w:tcW w:w="1633"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年龄段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作文</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 xml:space="preserve">   20人班课</w:t>
            </w:r>
          </w:p>
        </w:tc>
        <w:tc>
          <w:tcPr>
            <w:tcW w:w="1632"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val="en-US" w:eastAsia="zh-CN"/>
              </w:rPr>
              <w:t>680</w:t>
            </w:r>
            <w:r>
              <w:rPr>
                <w:rFonts w:hint="eastAsia" w:ascii="华文宋体" w:hAnsi="华文宋体" w:eastAsia="华文宋体"/>
                <w:szCs w:val="21"/>
              </w:rPr>
              <w:t>元/</w:t>
            </w:r>
            <w:r>
              <w:rPr>
                <w:rFonts w:hint="eastAsia" w:ascii="华文宋体" w:hAnsi="华文宋体" w:eastAsia="华文宋体"/>
                <w:szCs w:val="21"/>
                <w:lang w:eastAsia="zh-CN"/>
              </w:rPr>
              <w:t>学期</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三年级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8162" w:type="dxa"/>
            <w:gridSpan w:val="14"/>
            <w:noWrap w:val="0"/>
            <w:vAlign w:val="center"/>
          </w:tcPr>
          <w:p>
            <w:pPr>
              <w:autoSpaceDN w:val="0"/>
              <w:jc w:val="center"/>
              <w:rPr>
                <w:rFonts w:hint="eastAsia" w:ascii="华文宋体" w:hAnsi="华文宋体" w:eastAsia="华文宋体"/>
                <w:szCs w:val="21"/>
                <w:lang w:val="en-US" w:eastAsia="zh-CN"/>
              </w:rPr>
            </w:pPr>
            <w:r>
              <w:rPr>
                <w:rFonts w:ascii="华文宋体" w:hAnsi="华文宋体" w:eastAsia="华文宋体"/>
                <w:szCs w:val="21"/>
              </w:rPr>
              <w:t>备注：</w:t>
            </w:r>
            <w:r>
              <w:rPr>
                <w:rFonts w:hint="eastAsia" w:ascii="华文宋体" w:hAnsi="华文宋体" w:eastAsia="华文宋体"/>
                <w:szCs w:val="21"/>
              </w:rPr>
              <w:t>2小时/次课</w:t>
            </w:r>
            <w:r>
              <w:rPr>
                <w:rFonts w:hint="eastAsia" w:ascii="华文宋体" w:hAnsi="华文宋体" w:eastAsia="华文宋体"/>
                <w:szCs w:val="21"/>
                <w:lang w:eastAsia="zh-CN"/>
              </w:rPr>
              <w:t>；</w:t>
            </w:r>
            <w:r>
              <w:rPr>
                <w:rFonts w:hint="eastAsia" w:ascii="华文宋体" w:hAnsi="华文宋体" w:eastAsia="华文宋体"/>
                <w:szCs w:val="21"/>
                <w:lang w:val="en-US" w:eastAsia="zh-CN"/>
              </w:rPr>
              <w:t>15课次/学期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hint="eastAsia" w:ascii="华文宋体" w:hAnsi="华文宋体" w:eastAsia="华文宋体"/>
                <w:b/>
                <w:color w:val="FF0000"/>
                <w:szCs w:val="21"/>
              </w:rPr>
              <w:t>销售</w:t>
            </w:r>
            <w:r>
              <w:rPr>
                <w:rFonts w:ascii="华文宋体" w:hAnsi="华文宋体" w:eastAsia="华文宋体"/>
                <w:b/>
                <w:color w:val="FF0000"/>
                <w:szCs w:val="21"/>
              </w:rPr>
              <w:t>及市场营销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销售技巧</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英语能力</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形象气质</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着装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一般</w:t>
            </w:r>
          </w:p>
        </w:tc>
        <w:tc>
          <w:tcPr>
            <w:tcW w:w="1361"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有</w:t>
            </w:r>
          </w:p>
        </w:tc>
        <w:tc>
          <w:tcPr>
            <w:tcW w:w="1360"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有</w:t>
            </w:r>
          </w:p>
        </w:tc>
        <w:tc>
          <w:tcPr>
            <w:tcW w:w="1360"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一般</w:t>
            </w:r>
          </w:p>
        </w:tc>
        <w:tc>
          <w:tcPr>
            <w:tcW w:w="1361" w:type="dxa"/>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无</w:t>
            </w:r>
            <w:r>
              <w:rPr>
                <w:rFonts w:ascii="华文宋体" w:hAnsi="华文宋体" w:eastAsia="华文宋体"/>
                <w:szCs w:val="21"/>
              </w:rPr>
              <w:t>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市场营销</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户外可见度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宣传布置</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宣传卖点</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宣传物品</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 xml:space="preserve">门牌 </w:t>
            </w:r>
            <w:r>
              <w:rPr>
                <w:rFonts w:hint="eastAsia" w:ascii="华文宋体" w:hAnsi="华文宋体" w:eastAsia="华文宋体"/>
                <w:szCs w:val="21"/>
              </w:rPr>
              <w:t>海报</w:t>
            </w:r>
          </w:p>
        </w:tc>
        <w:tc>
          <w:tcPr>
            <w:tcW w:w="1361"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活动宣传</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作文</w:t>
            </w: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1" w:type="dxa"/>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多报多减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综合评价</w:t>
            </w:r>
          </w:p>
        </w:tc>
        <w:tc>
          <w:tcPr>
            <w:tcW w:w="6802" w:type="dxa"/>
            <w:gridSpan w:val="11"/>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此校区成立仅两年多的时间，目前运营十分不错，仅2-6年级语文辅导就有300多名学生，英语是3-6年级，仅做小学课程。寒假没有安排课程，以作文，英语，练字未主要的培训内容，位置很占优势。</w:t>
            </w:r>
          </w:p>
        </w:tc>
      </w:tr>
    </w:tbl>
    <w:p>
      <w:pPr>
        <w:pStyle w:val="29"/>
        <w:rPr>
          <w:ins w:id="2" w:author="admin" w:date="2017-02-22T22:08:00Z"/>
          <w:rFonts w:hint="eastAsia"/>
          <w:b/>
          <w:bCs/>
          <w:color w:val="000000"/>
          <w:sz w:val="36"/>
          <w:szCs w:val="32"/>
        </w:rPr>
        <w:sectPr>
          <w:pgSz w:w="11906" w:h="16838"/>
          <w:pgMar w:top="1440" w:right="1800" w:bottom="1440" w:left="1800" w:header="851" w:footer="992" w:gutter="0"/>
          <w:cols w:space="720" w:num="1"/>
          <w:docGrid w:type="lines" w:linePitch="312" w:charSpace="0"/>
        </w:sectPr>
      </w:pPr>
    </w:p>
    <w:p>
      <w:pPr>
        <w:tabs>
          <w:tab w:val="left" w:pos="0"/>
        </w:tabs>
        <w:ind w:right="-512" w:rightChars="-244"/>
        <w:rPr>
          <w:rFonts w:hint="eastAsia" w:ascii="宋体" w:hAnsi="宋体" w:eastAsia="宋体" w:cs="宋体"/>
          <w:b/>
          <w:bCs/>
          <w:color w:val="0000FF"/>
          <w:sz w:val="36"/>
          <w:szCs w:val="36"/>
          <w:lang w:val="en-US" w:eastAsia="zh-CN"/>
        </w:rPr>
      </w:pPr>
      <w:r>
        <w:rPr>
          <w:rFonts w:hint="eastAsia"/>
          <w:b/>
          <w:bCs/>
          <w:sz w:val="32"/>
          <w:szCs w:val="32"/>
        </w:rPr>
        <w:t>（四）</w:t>
      </w:r>
      <w:r>
        <w:rPr>
          <w:rFonts w:hint="eastAsia"/>
          <w:b/>
          <w:bCs/>
          <w:sz w:val="32"/>
          <w:szCs w:val="32"/>
          <w:lang w:eastAsia="zh-CN"/>
        </w:rPr>
        <w:t>心乐个性化教育</w:t>
      </w:r>
    </w:p>
    <w:p>
      <w:pPr>
        <w:tabs>
          <w:tab w:val="left" w:pos="0"/>
        </w:tabs>
        <w:ind w:right="-512" w:rightChars="-244"/>
        <w:rPr>
          <w:rFonts w:hint="eastAsia"/>
          <w:b/>
          <w:bCs/>
          <w:sz w:val="32"/>
          <w:szCs w:val="32"/>
        </w:rPr>
      </w:pPr>
      <w:r>
        <w:rPr>
          <w:rFonts w:hint="eastAsia"/>
          <w:b/>
          <w:bCs/>
          <w:sz w:val="32"/>
          <w:szCs w:val="32"/>
        </w:rPr>
        <w:drawing>
          <wp:inline distT="0" distB="0" distL="114300" distR="114300">
            <wp:extent cx="2600325" cy="1950085"/>
            <wp:effectExtent l="0" t="0" r="9525" b="12065"/>
            <wp:docPr id="86" name="图片 73" descr="C:\Users\Administrator\Desktop\2.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3" descr="C:\Users\Administrator\Desktop\2.jpg2"/>
                    <pic:cNvPicPr>
                      <a:picLocks noChangeAspect="1"/>
                    </pic:cNvPicPr>
                  </pic:nvPicPr>
                  <pic:blipFill>
                    <a:blip r:embed="rId18"/>
                    <a:srcRect/>
                    <a:stretch>
                      <a:fillRect/>
                    </a:stretch>
                  </pic:blipFill>
                  <pic:spPr>
                    <a:xfrm>
                      <a:off x="0" y="0"/>
                      <a:ext cx="2600325" cy="1950085"/>
                    </a:xfrm>
                    <a:prstGeom prst="rect">
                      <a:avLst/>
                    </a:prstGeom>
                    <a:noFill/>
                    <a:ln w="9525">
                      <a:noFill/>
                    </a:ln>
                  </pic:spPr>
                </pic:pic>
              </a:graphicData>
            </a:graphic>
          </wp:inline>
        </w:drawing>
      </w:r>
      <w:r>
        <w:rPr>
          <w:rFonts w:hint="eastAsia"/>
          <w:b/>
          <w:bCs/>
          <w:sz w:val="32"/>
          <w:szCs w:val="32"/>
        </w:rPr>
        <w:drawing>
          <wp:inline distT="0" distB="0" distL="114300" distR="114300">
            <wp:extent cx="2609850" cy="1957070"/>
            <wp:effectExtent l="0" t="0" r="0" b="5080"/>
            <wp:docPr id="87" name="图片 74" descr="C:\Users\Administrator\Desktop\22.jp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4" descr="C:\Users\Administrator\Desktop\22.jpg22"/>
                    <pic:cNvPicPr>
                      <a:picLocks noChangeAspect="1"/>
                    </pic:cNvPicPr>
                  </pic:nvPicPr>
                  <pic:blipFill>
                    <a:blip r:embed="rId19"/>
                    <a:srcRect/>
                    <a:stretch>
                      <a:fillRect/>
                    </a:stretch>
                  </pic:blipFill>
                  <pic:spPr>
                    <a:xfrm>
                      <a:off x="0" y="0"/>
                      <a:ext cx="2609850" cy="1957070"/>
                    </a:xfrm>
                    <a:prstGeom prst="rect">
                      <a:avLst/>
                    </a:prstGeom>
                    <a:noFill/>
                    <a:ln w="9525">
                      <a:noFill/>
                    </a:ln>
                  </pic:spPr>
                </pic:pic>
              </a:graphicData>
            </a:graphic>
          </wp:inline>
        </w:drawing>
      </w:r>
    </w:p>
    <w:p>
      <w:pPr>
        <w:tabs>
          <w:tab w:val="left" w:pos="0"/>
        </w:tabs>
        <w:ind w:right="-512" w:rightChars="-244"/>
        <w:rPr>
          <w:rFonts w:hint="eastAsia"/>
          <w:b/>
          <w:bCs/>
          <w:sz w:val="32"/>
          <w:szCs w:val="32"/>
        </w:rPr>
      </w:pPr>
    </w:p>
    <w:tbl>
      <w:tblPr>
        <w:tblStyle w:val="22"/>
        <w:tblW w:w="81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56"/>
        <w:gridCol w:w="89"/>
        <w:gridCol w:w="1031"/>
        <w:gridCol w:w="329"/>
        <w:gridCol w:w="544"/>
        <w:gridCol w:w="403"/>
        <w:gridCol w:w="414"/>
        <w:gridCol w:w="295"/>
        <w:gridCol w:w="521"/>
        <w:gridCol w:w="544"/>
        <w:gridCol w:w="1088"/>
        <w:gridCol w:w="272"/>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3667" w:type="dxa"/>
            <w:gridSpan w:val="7"/>
            <w:shd w:val="clear" w:color="auto" w:fill="D8D8D8"/>
            <w:noWrap w:val="0"/>
            <w:vAlign w:val="center"/>
          </w:tcPr>
          <w:p>
            <w:pPr>
              <w:tabs>
                <w:tab w:val="left" w:pos="7560"/>
              </w:tabs>
              <w:jc w:val="center"/>
              <w:rPr>
                <w:rFonts w:ascii="华文宋体" w:hAnsi="华文宋体" w:eastAsia="华文宋体"/>
                <w:b/>
                <w:bCs/>
                <w:color w:val="000000"/>
                <w:sz w:val="24"/>
              </w:rPr>
            </w:pPr>
            <w:r>
              <w:rPr>
                <w:rFonts w:ascii="华文宋体" w:hAnsi="华文宋体" w:eastAsia="华文宋体"/>
                <w:b/>
                <w:bCs/>
                <w:color w:val="000000"/>
                <w:sz w:val="24"/>
              </w:rPr>
              <w:t>学校名称</w:t>
            </w:r>
          </w:p>
        </w:tc>
        <w:tc>
          <w:tcPr>
            <w:tcW w:w="4495" w:type="dxa"/>
            <w:gridSpan w:val="7"/>
            <w:shd w:val="clear" w:color="auto" w:fill="D8D8D8"/>
            <w:noWrap w:val="0"/>
            <w:vAlign w:val="center"/>
          </w:tcPr>
          <w:p>
            <w:pPr>
              <w:tabs>
                <w:tab w:val="left" w:pos="7560"/>
              </w:tabs>
              <w:jc w:val="center"/>
              <w:rPr>
                <w:rFonts w:hint="eastAsia" w:ascii="华文宋体" w:hAnsi="华文宋体" w:eastAsia="华文宋体"/>
                <w:b/>
                <w:bCs/>
                <w:color w:val="FF0000"/>
                <w:sz w:val="24"/>
                <w:lang w:val="en-US" w:eastAsia="zh-CN"/>
              </w:rPr>
            </w:pPr>
            <w:r>
              <w:rPr>
                <w:rFonts w:hint="eastAsia" w:ascii="华文宋体" w:hAnsi="华文宋体" w:eastAsia="华文宋体"/>
                <w:b/>
                <w:bCs/>
                <w:color w:val="FF0000"/>
                <w:sz w:val="24"/>
                <w:lang w:val="en-US" w:eastAsia="zh-CN"/>
              </w:rPr>
              <w:t>心乐个性化教育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电话</w:t>
            </w:r>
          </w:p>
        </w:tc>
        <w:tc>
          <w:tcPr>
            <w:tcW w:w="2552" w:type="dxa"/>
            <w:gridSpan w:val="6"/>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15832167830李</w:t>
            </w:r>
          </w:p>
        </w:tc>
        <w:tc>
          <w:tcPr>
            <w:tcW w:w="709"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地址</w:t>
            </w:r>
          </w:p>
        </w:tc>
        <w:tc>
          <w:tcPr>
            <w:tcW w:w="3786" w:type="dxa"/>
            <w:gridSpan w:val="5"/>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邮电街与新兴路交叉口西二楼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ascii="华文宋体" w:hAnsi="华文宋体" w:eastAsia="华文宋体"/>
                <w:szCs w:val="21"/>
              </w:rPr>
              <w:t>当地影响力</w:t>
            </w:r>
          </w:p>
        </w:tc>
        <w:tc>
          <w:tcPr>
            <w:tcW w:w="4495" w:type="dxa"/>
            <w:gridSpan w:val="7"/>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影响力一般。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学校规模/</w:t>
            </w:r>
            <w:r>
              <w:rPr>
                <w:rFonts w:hint="eastAsia" w:ascii="华文宋体" w:hAnsi="华文宋体" w:eastAsia="华文宋体"/>
                <w:szCs w:val="21"/>
              </w:rPr>
              <w:t>环境</w:t>
            </w:r>
          </w:p>
        </w:tc>
        <w:tc>
          <w:tcPr>
            <w:tcW w:w="5771" w:type="dxa"/>
            <w:gridSpan w:val="10"/>
            <w:noWrap w:val="0"/>
            <w:vAlign w:val="center"/>
          </w:tcPr>
          <w:p>
            <w:pPr>
              <w:autoSpaceDN w:val="0"/>
              <w:rPr>
                <w:rFonts w:hint="eastAsia" w:ascii="华文宋体" w:hAnsi="华文宋体" w:eastAsia="华文宋体"/>
                <w:szCs w:val="21"/>
              </w:rPr>
            </w:pPr>
            <w:r>
              <w:rPr>
                <w:rFonts w:hint="eastAsia" w:ascii="华文宋体" w:hAnsi="华文宋体" w:eastAsia="华文宋体"/>
                <w:szCs w:val="21"/>
              </w:rPr>
              <w:t xml:space="preserve">          规模一般，环境一般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面积</w:t>
            </w:r>
          </w:p>
        </w:tc>
        <w:tc>
          <w:tcPr>
            <w:tcW w:w="1276" w:type="dxa"/>
            <w:gridSpan w:val="3"/>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lang w:val="en-US" w:eastAsia="zh-CN"/>
              </w:rPr>
              <w:t>12</w:t>
            </w:r>
            <w:r>
              <w:rPr>
                <w:rFonts w:ascii="华文宋体" w:hAnsi="华文宋体" w:eastAsia="华文宋体"/>
                <w:szCs w:val="21"/>
              </w:rPr>
              <w:t>0</w:t>
            </w:r>
            <w:r>
              <w:rPr>
                <w:rFonts w:hint="eastAsia" w:ascii="华文宋体" w:hAnsi="华文宋体" w:eastAsia="华文宋体"/>
                <w:szCs w:val="21"/>
              </w:rPr>
              <w:t>多平</w:t>
            </w:r>
          </w:p>
        </w:tc>
        <w:tc>
          <w:tcPr>
            <w:tcW w:w="1276"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教室概况</w:t>
            </w:r>
          </w:p>
        </w:tc>
        <w:tc>
          <w:tcPr>
            <w:tcW w:w="4495" w:type="dxa"/>
            <w:gridSpan w:val="7"/>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lang w:val="en-US" w:eastAsia="zh-CN"/>
              </w:rPr>
              <w:t>5间</w:t>
            </w:r>
            <w:r>
              <w:rPr>
                <w:rFonts w:hint="eastAsia" w:ascii="华文宋体" w:hAnsi="华文宋体" w:eastAsia="华文宋体"/>
                <w:szCs w:val="21"/>
              </w:rPr>
              <w:t>班课教室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在校生</w:t>
            </w:r>
            <w:r>
              <w:rPr>
                <w:rFonts w:ascii="华文宋体" w:hAnsi="华文宋体" w:eastAsia="华文宋体"/>
                <w:szCs w:val="21"/>
              </w:rPr>
              <w:t>/</w:t>
            </w:r>
            <w:r>
              <w:rPr>
                <w:rFonts w:hint="eastAsia" w:ascii="华文宋体" w:hAnsi="华文宋体" w:eastAsia="华文宋体"/>
                <w:szCs w:val="21"/>
              </w:rPr>
              <w:t>生源比例</w:t>
            </w:r>
          </w:p>
        </w:tc>
        <w:tc>
          <w:tcPr>
            <w:tcW w:w="4495" w:type="dxa"/>
            <w:gridSpan w:val="7"/>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在校生</w:t>
            </w:r>
            <w:r>
              <w:rPr>
                <w:rFonts w:hint="eastAsia" w:ascii="华文宋体" w:hAnsi="华文宋体" w:eastAsia="华文宋体"/>
                <w:szCs w:val="21"/>
                <w:lang w:val="en-US" w:eastAsia="zh-CN"/>
              </w:rPr>
              <w:t>30</w:t>
            </w:r>
            <w:r>
              <w:rPr>
                <w:rFonts w:hint="eastAsia" w:ascii="华文宋体" w:hAnsi="华文宋体" w:eastAsia="华文宋体"/>
                <w:szCs w:val="21"/>
              </w:rPr>
              <w:t>人左右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每班人数</w:t>
            </w:r>
          </w:p>
        </w:tc>
        <w:tc>
          <w:tcPr>
            <w:tcW w:w="5771" w:type="dxa"/>
            <w:gridSpan w:val="10"/>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一对一，</w:t>
            </w:r>
            <w:r>
              <w:rPr>
                <w:rFonts w:hint="eastAsia" w:ascii="华文宋体" w:hAnsi="华文宋体" w:eastAsia="华文宋体"/>
                <w:szCs w:val="21"/>
                <w:lang w:val="en-US" w:eastAsia="zh-CN"/>
              </w:rPr>
              <w:t>6人精品</w:t>
            </w:r>
            <w:r>
              <w:rPr>
                <w:rFonts w:hint="eastAsia" w:ascii="华文宋体" w:hAnsi="华文宋体" w:eastAsia="华文宋体"/>
                <w:szCs w:val="21"/>
              </w:rPr>
              <w:t>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ascii="华文宋体" w:hAnsi="华文宋体" w:eastAsia="华文宋体"/>
                <w:b/>
                <w:color w:val="FF0000"/>
                <w:szCs w:val="21"/>
              </w:rPr>
              <w:t>课程设置及</w:t>
            </w:r>
            <w:r>
              <w:rPr>
                <w:rFonts w:hint="eastAsia" w:ascii="华文宋体" w:hAnsi="华文宋体" w:eastAsia="华文宋体"/>
                <w:b/>
                <w:color w:val="FF0000"/>
                <w:szCs w:val="21"/>
              </w:rPr>
              <w:t>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课程名称</w:t>
            </w:r>
          </w:p>
        </w:tc>
        <w:tc>
          <w:tcPr>
            <w:tcW w:w="1993"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所用教材</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授课模式</w:t>
            </w:r>
          </w:p>
        </w:tc>
        <w:tc>
          <w:tcPr>
            <w:tcW w:w="1632"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收费</w:t>
            </w:r>
          </w:p>
        </w:tc>
        <w:tc>
          <w:tcPr>
            <w:tcW w:w="1633"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年龄段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语数外</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一对一</w:t>
            </w:r>
          </w:p>
        </w:tc>
        <w:tc>
          <w:tcPr>
            <w:tcW w:w="1632"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80</w:t>
            </w:r>
            <w:r>
              <w:rPr>
                <w:rFonts w:hint="eastAsia" w:ascii="华文宋体" w:hAnsi="华文宋体" w:eastAsia="华文宋体"/>
                <w:szCs w:val="21"/>
              </w:rPr>
              <w:t>元/</w:t>
            </w:r>
            <w:r>
              <w:rPr>
                <w:rFonts w:hint="eastAsia" w:ascii="华文宋体" w:hAnsi="华文宋体" w:eastAsia="华文宋体"/>
                <w:szCs w:val="21"/>
                <w:lang w:eastAsia="zh-CN"/>
              </w:rPr>
              <w:t>课时</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初一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语数外</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6人班课</w:t>
            </w:r>
          </w:p>
        </w:tc>
        <w:tc>
          <w:tcPr>
            <w:tcW w:w="1632"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50</w:t>
            </w:r>
            <w:r>
              <w:rPr>
                <w:rFonts w:hint="eastAsia" w:ascii="华文宋体" w:hAnsi="华文宋体" w:eastAsia="华文宋体"/>
                <w:szCs w:val="21"/>
              </w:rPr>
              <w:t>元/</w:t>
            </w:r>
            <w:r>
              <w:rPr>
                <w:rFonts w:hint="eastAsia" w:ascii="华文宋体" w:hAnsi="华文宋体" w:eastAsia="华文宋体"/>
                <w:szCs w:val="21"/>
                <w:lang w:eastAsia="zh-CN"/>
              </w:rPr>
              <w:t>课时</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初一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8162" w:type="dxa"/>
            <w:gridSpan w:val="14"/>
            <w:noWrap w:val="0"/>
            <w:vAlign w:val="center"/>
          </w:tcPr>
          <w:p>
            <w:pPr>
              <w:autoSpaceDN w:val="0"/>
              <w:jc w:val="center"/>
              <w:rPr>
                <w:rFonts w:hint="eastAsia" w:ascii="华文宋体" w:hAnsi="华文宋体" w:eastAsia="华文宋体"/>
                <w:szCs w:val="21"/>
                <w:lang w:val="en-US" w:eastAsia="zh-CN"/>
              </w:rPr>
            </w:pPr>
            <w:r>
              <w:rPr>
                <w:rFonts w:ascii="华文宋体" w:hAnsi="华文宋体" w:eastAsia="华文宋体"/>
                <w:szCs w:val="21"/>
              </w:rPr>
              <w:t>备注：</w:t>
            </w:r>
            <w:r>
              <w:rPr>
                <w:rFonts w:hint="eastAsia" w:ascii="华文宋体" w:hAnsi="华文宋体" w:eastAsia="华文宋体"/>
                <w:szCs w:val="21"/>
                <w:lang w:val="en-US" w:eastAsia="zh-CN"/>
              </w:rPr>
              <w:t>60分钟</w:t>
            </w:r>
            <w:r>
              <w:rPr>
                <w:rFonts w:hint="eastAsia" w:ascii="华文宋体" w:hAnsi="华文宋体" w:eastAsia="华文宋体"/>
                <w:szCs w:val="21"/>
              </w:rPr>
              <w:t>/</w:t>
            </w:r>
            <w:r>
              <w:rPr>
                <w:rFonts w:hint="eastAsia" w:ascii="华文宋体" w:hAnsi="华文宋体" w:eastAsia="华文宋体"/>
                <w:szCs w:val="21"/>
                <w:lang w:val="en-US" w:eastAsia="zh-CN"/>
              </w:rPr>
              <w:t>课时，2课时/次课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hint="eastAsia" w:ascii="华文宋体" w:hAnsi="华文宋体" w:eastAsia="华文宋体"/>
                <w:b/>
                <w:color w:val="FF0000"/>
                <w:szCs w:val="21"/>
              </w:rPr>
              <w:t>销售</w:t>
            </w:r>
            <w:r>
              <w:rPr>
                <w:rFonts w:ascii="华文宋体" w:hAnsi="华文宋体" w:eastAsia="华文宋体"/>
                <w:b/>
                <w:color w:val="FF0000"/>
                <w:szCs w:val="21"/>
              </w:rPr>
              <w:t>及市场营销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销售技巧</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英语能力</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形象气质</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着装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一般</w:t>
            </w:r>
          </w:p>
        </w:tc>
        <w:tc>
          <w:tcPr>
            <w:tcW w:w="1361"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无</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无</w:t>
            </w:r>
          </w:p>
        </w:tc>
        <w:tc>
          <w:tcPr>
            <w:tcW w:w="1360"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一般</w:t>
            </w:r>
          </w:p>
        </w:tc>
        <w:tc>
          <w:tcPr>
            <w:tcW w:w="1361" w:type="dxa"/>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无</w:t>
            </w:r>
            <w:r>
              <w:rPr>
                <w:rFonts w:ascii="华文宋体" w:hAnsi="华文宋体" w:eastAsia="华文宋体"/>
                <w:szCs w:val="21"/>
              </w:rPr>
              <w:t>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市场营销</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户外可见度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宣传布置</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宣传卖点</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宣传物品</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门牌</w:t>
            </w:r>
          </w:p>
        </w:tc>
        <w:tc>
          <w:tcPr>
            <w:tcW w:w="1361"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精品班</w:t>
            </w: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1" w:type="dxa"/>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个性化辅导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综合评价</w:t>
            </w:r>
          </w:p>
        </w:tc>
        <w:tc>
          <w:tcPr>
            <w:tcW w:w="6802" w:type="dxa"/>
            <w:gridSpan w:val="11"/>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eastAsia="zh-CN"/>
              </w:rPr>
              <w:t>目前生源不多，主做初中一对一和精品</w:t>
            </w:r>
            <w:r>
              <w:rPr>
                <w:rFonts w:hint="eastAsia" w:ascii="华文宋体" w:hAnsi="华文宋体" w:eastAsia="华文宋体"/>
                <w:szCs w:val="21"/>
                <w:lang w:val="en-US" w:eastAsia="zh-CN"/>
              </w:rPr>
              <w:t>6人班，环境一般，门头挺大的，离东长寿学校挺近的，位置相对有优势，民房办学，无消防</w:t>
            </w:r>
            <w:r>
              <w:rPr>
                <w:rFonts w:hint="eastAsia" w:ascii="华文宋体" w:hAnsi="华文宋体" w:eastAsia="华文宋体"/>
                <w:szCs w:val="21"/>
                <w:lang w:eastAsia="zh-CN"/>
              </w:rPr>
              <w:t>。</w:t>
            </w:r>
          </w:p>
        </w:tc>
      </w:tr>
    </w:tbl>
    <w:p>
      <w:pPr>
        <w:pStyle w:val="29"/>
        <w:rPr>
          <w:rFonts w:hint="eastAsia"/>
          <w:b/>
          <w:bCs/>
          <w:color w:val="000000"/>
          <w:sz w:val="36"/>
          <w:szCs w:val="32"/>
        </w:rPr>
      </w:pPr>
    </w:p>
    <w:p>
      <w:pPr>
        <w:tabs>
          <w:tab w:val="left" w:pos="0"/>
        </w:tabs>
        <w:ind w:right="-512" w:rightChars="-244"/>
        <w:rPr>
          <w:rFonts w:hint="eastAsia" w:ascii="宋体" w:hAnsi="宋体" w:eastAsia="宋体" w:cs="宋体"/>
          <w:b/>
          <w:bCs/>
          <w:color w:val="0000FF"/>
          <w:sz w:val="36"/>
          <w:szCs w:val="36"/>
          <w:lang w:eastAsia="zh-CN"/>
        </w:rPr>
      </w:pPr>
      <w:r>
        <w:rPr>
          <w:rFonts w:hint="eastAsia"/>
          <w:b/>
          <w:bCs/>
          <w:sz w:val="32"/>
          <w:szCs w:val="32"/>
          <w:lang w:eastAsia="zh-CN"/>
        </w:rPr>
        <w:t>（五）神墨学堂</w:t>
      </w:r>
    </w:p>
    <w:p>
      <w:pPr>
        <w:tabs>
          <w:tab w:val="left" w:pos="0"/>
        </w:tabs>
        <w:ind w:right="-512" w:rightChars="-244"/>
        <w:rPr>
          <w:rFonts w:hint="eastAsia"/>
          <w:b/>
          <w:bCs/>
          <w:sz w:val="32"/>
          <w:szCs w:val="32"/>
        </w:rPr>
      </w:pPr>
      <w:r>
        <w:rPr>
          <w:rFonts w:hint="eastAsia"/>
          <w:b/>
          <w:bCs/>
          <w:sz w:val="32"/>
          <w:szCs w:val="32"/>
        </w:rPr>
        <w:drawing>
          <wp:inline distT="0" distB="0" distL="114300" distR="114300">
            <wp:extent cx="2595245" cy="1946275"/>
            <wp:effectExtent l="0" t="0" r="14605" b="15875"/>
            <wp:docPr id="72" name="图片 60" descr="C:\Users\Administrator\Desktop\4.jp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0" descr="C:\Users\Administrator\Desktop\4.jpg4"/>
                    <pic:cNvPicPr>
                      <a:picLocks noChangeAspect="1"/>
                    </pic:cNvPicPr>
                  </pic:nvPicPr>
                  <pic:blipFill>
                    <a:blip r:embed="rId20"/>
                    <a:stretch>
                      <a:fillRect/>
                    </a:stretch>
                  </pic:blipFill>
                  <pic:spPr>
                    <a:xfrm>
                      <a:off x="0" y="0"/>
                      <a:ext cx="2595245" cy="1946275"/>
                    </a:xfrm>
                    <a:prstGeom prst="rect">
                      <a:avLst/>
                    </a:prstGeom>
                    <a:noFill/>
                    <a:ln w="9525">
                      <a:noFill/>
                    </a:ln>
                  </pic:spPr>
                </pic:pic>
              </a:graphicData>
            </a:graphic>
          </wp:inline>
        </w:drawing>
      </w:r>
      <w:r>
        <w:rPr>
          <w:rFonts w:hint="eastAsia"/>
          <w:b/>
          <w:bCs/>
          <w:sz w:val="32"/>
          <w:szCs w:val="32"/>
        </w:rPr>
        <w:drawing>
          <wp:inline distT="0" distB="0" distL="114300" distR="114300">
            <wp:extent cx="2627630" cy="1970405"/>
            <wp:effectExtent l="0" t="0" r="1270" b="10795"/>
            <wp:docPr id="73" name="图片 77" descr="C:\Users\Administrator\Desktop\44.jpg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7" descr="C:\Users\Administrator\Desktop\44.jpg44"/>
                    <pic:cNvPicPr>
                      <a:picLocks noChangeAspect="1"/>
                    </pic:cNvPicPr>
                  </pic:nvPicPr>
                  <pic:blipFill>
                    <a:blip r:embed="rId21"/>
                    <a:stretch>
                      <a:fillRect/>
                    </a:stretch>
                  </pic:blipFill>
                  <pic:spPr>
                    <a:xfrm>
                      <a:off x="0" y="0"/>
                      <a:ext cx="2627630" cy="1970405"/>
                    </a:xfrm>
                    <a:prstGeom prst="rect">
                      <a:avLst/>
                    </a:prstGeom>
                    <a:noFill/>
                    <a:ln w="9525">
                      <a:noFill/>
                    </a:ln>
                  </pic:spPr>
                </pic:pic>
              </a:graphicData>
            </a:graphic>
          </wp:inline>
        </w:drawing>
      </w:r>
    </w:p>
    <w:p>
      <w:pPr>
        <w:tabs>
          <w:tab w:val="left" w:pos="0"/>
        </w:tabs>
        <w:ind w:right="-512" w:rightChars="-244"/>
        <w:rPr>
          <w:rFonts w:hint="eastAsia"/>
          <w:b/>
          <w:bCs/>
          <w:sz w:val="32"/>
          <w:szCs w:val="32"/>
        </w:rPr>
      </w:pPr>
    </w:p>
    <w:tbl>
      <w:tblPr>
        <w:tblStyle w:val="22"/>
        <w:tblW w:w="81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56"/>
        <w:gridCol w:w="89"/>
        <w:gridCol w:w="1031"/>
        <w:gridCol w:w="329"/>
        <w:gridCol w:w="544"/>
        <w:gridCol w:w="403"/>
        <w:gridCol w:w="414"/>
        <w:gridCol w:w="295"/>
        <w:gridCol w:w="521"/>
        <w:gridCol w:w="544"/>
        <w:gridCol w:w="1088"/>
        <w:gridCol w:w="272"/>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3667" w:type="dxa"/>
            <w:gridSpan w:val="7"/>
            <w:shd w:val="clear" w:color="auto" w:fill="D8D8D8"/>
            <w:noWrap w:val="0"/>
            <w:vAlign w:val="center"/>
          </w:tcPr>
          <w:p>
            <w:pPr>
              <w:tabs>
                <w:tab w:val="left" w:pos="7560"/>
              </w:tabs>
              <w:jc w:val="center"/>
              <w:rPr>
                <w:rFonts w:ascii="华文宋体" w:hAnsi="华文宋体" w:eastAsia="华文宋体"/>
                <w:b/>
                <w:bCs/>
                <w:color w:val="000000"/>
                <w:sz w:val="24"/>
              </w:rPr>
            </w:pPr>
            <w:r>
              <w:rPr>
                <w:rFonts w:ascii="华文宋体" w:hAnsi="华文宋体" w:eastAsia="华文宋体"/>
                <w:b/>
                <w:bCs/>
                <w:color w:val="000000"/>
                <w:sz w:val="24"/>
              </w:rPr>
              <w:t>学校名称</w:t>
            </w:r>
          </w:p>
        </w:tc>
        <w:tc>
          <w:tcPr>
            <w:tcW w:w="4495" w:type="dxa"/>
            <w:gridSpan w:val="7"/>
            <w:shd w:val="clear" w:color="auto" w:fill="D8D8D8"/>
            <w:noWrap w:val="0"/>
            <w:vAlign w:val="center"/>
          </w:tcPr>
          <w:p>
            <w:pPr>
              <w:tabs>
                <w:tab w:val="left" w:pos="7560"/>
              </w:tabs>
              <w:jc w:val="center"/>
              <w:rPr>
                <w:rFonts w:hint="eastAsia" w:ascii="华文宋体" w:hAnsi="华文宋体" w:eastAsia="华文宋体"/>
                <w:b/>
                <w:bCs/>
                <w:color w:val="FF0000"/>
                <w:sz w:val="24"/>
                <w:lang w:eastAsia="zh-CN"/>
              </w:rPr>
            </w:pPr>
            <w:r>
              <w:rPr>
                <w:rFonts w:hint="eastAsia" w:ascii="华文宋体" w:hAnsi="华文宋体" w:eastAsia="华文宋体"/>
                <w:b/>
                <w:bCs/>
                <w:color w:val="FF0000"/>
                <w:sz w:val="24"/>
                <w:lang w:eastAsia="zh-CN"/>
              </w:rPr>
              <w:t>神墨学堂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电话</w:t>
            </w:r>
          </w:p>
        </w:tc>
        <w:tc>
          <w:tcPr>
            <w:tcW w:w="2552" w:type="dxa"/>
            <w:gridSpan w:val="6"/>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18731115325王</w:t>
            </w:r>
          </w:p>
        </w:tc>
        <w:tc>
          <w:tcPr>
            <w:tcW w:w="709"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地址</w:t>
            </w:r>
          </w:p>
        </w:tc>
        <w:tc>
          <w:tcPr>
            <w:tcW w:w="3786" w:type="dxa"/>
            <w:gridSpan w:val="5"/>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新开路与礼堂街交叉口（广场对过）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ascii="华文宋体" w:hAnsi="华文宋体" w:eastAsia="华文宋体"/>
                <w:szCs w:val="21"/>
              </w:rPr>
              <w:t>当地影响力</w:t>
            </w:r>
          </w:p>
        </w:tc>
        <w:tc>
          <w:tcPr>
            <w:tcW w:w="4495" w:type="dxa"/>
            <w:gridSpan w:val="7"/>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eastAsia="zh-CN"/>
              </w:rPr>
              <w:t>国内连锁</w:t>
            </w:r>
            <w:r>
              <w:rPr>
                <w:rFonts w:hint="eastAsia" w:ascii="华文宋体" w:hAnsi="华文宋体" w:eastAsia="华文宋体"/>
                <w:szCs w:val="21"/>
              </w:rPr>
              <w:t>品牌，在当地有</w:t>
            </w:r>
            <w:r>
              <w:rPr>
                <w:rFonts w:hint="eastAsia" w:ascii="华文宋体" w:hAnsi="华文宋体" w:eastAsia="华文宋体"/>
                <w:szCs w:val="21"/>
                <w:lang w:val="en-US" w:eastAsia="zh-CN"/>
              </w:rPr>
              <w:t>3</w:t>
            </w:r>
            <w:r>
              <w:rPr>
                <w:rFonts w:hint="eastAsia" w:ascii="华文宋体" w:hAnsi="华文宋体" w:eastAsia="华文宋体"/>
                <w:szCs w:val="21"/>
              </w:rPr>
              <w:t>家校区</w:t>
            </w:r>
            <w:r>
              <w:rPr>
                <w:rFonts w:hint="eastAsia" w:ascii="华文宋体" w:hAnsi="华文宋体" w:eastAsia="华文宋体"/>
                <w:szCs w:val="21"/>
                <w:lang w:eastAsia="zh-CN"/>
              </w:rPr>
              <w:t>，</w:t>
            </w:r>
            <w:r>
              <w:rPr>
                <w:rFonts w:hint="eastAsia" w:ascii="华文宋体" w:hAnsi="华文宋体" w:eastAsia="华文宋体"/>
                <w:szCs w:val="21"/>
                <w:lang w:val="en-US" w:eastAsia="zh-CN"/>
              </w:rPr>
              <w:t>影响力较大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学校规模/</w:t>
            </w:r>
            <w:r>
              <w:rPr>
                <w:rFonts w:hint="eastAsia" w:ascii="华文宋体" w:hAnsi="华文宋体" w:eastAsia="华文宋体"/>
                <w:szCs w:val="21"/>
              </w:rPr>
              <w:t>环境</w:t>
            </w:r>
          </w:p>
        </w:tc>
        <w:tc>
          <w:tcPr>
            <w:tcW w:w="5771" w:type="dxa"/>
            <w:gridSpan w:val="10"/>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rPr>
              <w:t>规模</w:t>
            </w:r>
            <w:r>
              <w:rPr>
                <w:rFonts w:hint="eastAsia" w:ascii="华文宋体" w:hAnsi="华文宋体" w:eastAsia="华文宋体"/>
                <w:szCs w:val="21"/>
                <w:lang w:eastAsia="zh-CN"/>
              </w:rPr>
              <w:t>一般</w:t>
            </w:r>
            <w:r>
              <w:rPr>
                <w:rFonts w:hint="eastAsia" w:ascii="华文宋体" w:hAnsi="华文宋体" w:eastAsia="华文宋体"/>
                <w:szCs w:val="21"/>
              </w:rPr>
              <w:t>，环境</w:t>
            </w:r>
            <w:r>
              <w:rPr>
                <w:rFonts w:hint="eastAsia" w:ascii="华文宋体" w:hAnsi="华文宋体" w:eastAsia="华文宋体"/>
                <w:szCs w:val="21"/>
                <w:lang w:eastAsia="zh-CN"/>
              </w:rPr>
              <w:t>挺好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面积</w:t>
            </w:r>
          </w:p>
        </w:tc>
        <w:tc>
          <w:tcPr>
            <w:tcW w:w="1276" w:type="dxa"/>
            <w:gridSpan w:val="3"/>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lang w:val="en-US" w:eastAsia="zh-CN"/>
              </w:rPr>
              <w:t>3</w:t>
            </w:r>
            <w:r>
              <w:rPr>
                <w:rFonts w:hint="eastAsia" w:ascii="华文宋体" w:hAnsi="华文宋体" w:eastAsia="华文宋体"/>
                <w:szCs w:val="21"/>
              </w:rPr>
              <w:t>0</w:t>
            </w:r>
            <w:r>
              <w:rPr>
                <w:rFonts w:ascii="华文宋体" w:hAnsi="华文宋体" w:eastAsia="华文宋体"/>
                <w:szCs w:val="21"/>
              </w:rPr>
              <w:t>0</w:t>
            </w:r>
            <w:r>
              <w:rPr>
                <w:rFonts w:hint="eastAsia" w:ascii="华文宋体" w:hAnsi="华文宋体" w:eastAsia="华文宋体"/>
                <w:szCs w:val="21"/>
              </w:rPr>
              <w:t>多平</w:t>
            </w:r>
          </w:p>
        </w:tc>
        <w:tc>
          <w:tcPr>
            <w:tcW w:w="1276"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教室概况</w:t>
            </w:r>
          </w:p>
        </w:tc>
        <w:tc>
          <w:tcPr>
            <w:tcW w:w="4495" w:type="dxa"/>
            <w:gridSpan w:val="7"/>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班课教室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在校生</w:t>
            </w:r>
            <w:r>
              <w:rPr>
                <w:rFonts w:ascii="华文宋体" w:hAnsi="华文宋体" w:eastAsia="华文宋体"/>
                <w:szCs w:val="21"/>
              </w:rPr>
              <w:t>/</w:t>
            </w:r>
            <w:r>
              <w:rPr>
                <w:rFonts w:hint="eastAsia" w:ascii="华文宋体" w:hAnsi="华文宋体" w:eastAsia="华文宋体"/>
                <w:szCs w:val="21"/>
              </w:rPr>
              <w:t>生源比例</w:t>
            </w:r>
          </w:p>
        </w:tc>
        <w:tc>
          <w:tcPr>
            <w:tcW w:w="4495" w:type="dxa"/>
            <w:gridSpan w:val="7"/>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eastAsia="zh-CN"/>
              </w:rPr>
              <w:t>仅作文就有</w:t>
            </w:r>
            <w:r>
              <w:rPr>
                <w:rFonts w:hint="eastAsia" w:ascii="华文宋体" w:hAnsi="华文宋体" w:eastAsia="华文宋体"/>
                <w:szCs w:val="21"/>
                <w:lang w:val="en-US" w:eastAsia="zh-CN"/>
              </w:rPr>
              <w:t>400多人，英语60人左右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每班人数</w:t>
            </w:r>
          </w:p>
        </w:tc>
        <w:tc>
          <w:tcPr>
            <w:tcW w:w="5771" w:type="dxa"/>
            <w:gridSpan w:val="10"/>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lang w:val="en-US" w:eastAsia="zh-CN"/>
              </w:rPr>
              <w:t>10-15人</w:t>
            </w:r>
            <w:r>
              <w:rPr>
                <w:rFonts w:hint="eastAsia" w:ascii="华文宋体" w:hAnsi="华文宋体" w:eastAsia="华文宋体"/>
                <w:szCs w:val="21"/>
              </w:rPr>
              <w:t>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ascii="华文宋体" w:hAnsi="华文宋体" w:eastAsia="华文宋体"/>
                <w:b/>
                <w:color w:val="FF0000"/>
                <w:szCs w:val="21"/>
              </w:rPr>
              <w:t>课程设置及</w:t>
            </w:r>
            <w:r>
              <w:rPr>
                <w:rFonts w:hint="eastAsia" w:ascii="华文宋体" w:hAnsi="华文宋体" w:eastAsia="华文宋体"/>
                <w:b/>
                <w:color w:val="FF0000"/>
                <w:szCs w:val="21"/>
              </w:rPr>
              <w:t>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课程名称</w:t>
            </w:r>
          </w:p>
        </w:tc>
        <w:tc>
          <w:tcPr>
            <w:tcW w:w="1993"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所用教材</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授课模式</w:t>
            </w:r>
          </w:p>
        </w:tc>
        <w:tc>
          <w:tcPr>
            <w:tcW w:w="1632"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收费</w:t>
            </w:r>
          </w:p>
        </w:tc>
        <w:tc>
          <w:tcPr>
            <w:tcW w:w="1633"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年龄段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作文</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val="en-US" w:eastAsia="zh-CN"/>
              </w:rPr>
              <w:t>15人</w:t>
            </w:r>
            <w:r>
              <w:rPr>
                <w:rFonts w:hint="eastAsia" w:ascii="华文宋体" w:hAnsi="华文宋体" w:eastAsia="华文宋体"/>
                <w:szCs w:val="21"/>
                <w:lang w:eastAsia="zh-CN"/>
              </w:rPr>
              <w:t>班课</w:t>
            </w:r>
          </w:p>
        </w:tc>
        <w:tc>
          <w:tcPr>
            <w:tcW w:w="1632"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val="en-US" w:eastAsia="zh-CN"/>
              </w:rPr>
              <w:t>980</w:t>
            </w:r>
            <w:r>
              <w:rPr>
                <w:rFonts w:hint="eastAsia" w:ascii="华文宋体" w:hAnsi="华文宋体" w:eastAsia="华文宋体"/>
                <w:szCs w:val="21"/>
              </w:rPr>
              <w:t>元/</w:t>
            </w:r>
            <w:r>
              <w:rPr>
                <w:rFonts w:hint="eastAsia" w:ascii="华文宋体" w:hAnsi="华文宋体" w:eastAsia="华文宋体"/>
                <w:szCs w:val="21"/>
                <w:lang w:eastAsia="zh-CN"/>
              </w:rPr>
              <w:t>学期</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五年级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英语</w:t>
            </w:r>
          </w:p>
        </w:tc>
        <w:tc>
          <w:tcPr>
            <w:tcW w:w="1993" w:type="dxa"/>
            <w:gridSpan w:val="4"/>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艾莱克教材</w:t>
            </w:r>
          </w:p>
        </w:tc>
        <w:tc>
          <w:tcPr>
            <w:tcW w:w="1633" w:type="dxa"/>
            <w:gridSpan w:val="4"/>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15人</w:t>
            </w:r>
            <w:r>
              <w:rPr>
                <w:rFonts w:hint="eastAsia" w:ascii="华文宋体" w:hAnsi="华文宋体" w:eastAsia="华文宋体"/>
                <w:szCs w:val="21"/>
                <w:lang w:eastAsia="zh-CN"/>
              </w:rPr>
              <w:t>班课</w:t>
            </w:r>
          </w:p>
        </w:tc>
        <w:tc>
          <w:tcPr>
            <w:tcW w:w="1632"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1080元</w:t>
            </w:r>
            <w:r>
              <w:rPr>
                <w:rFonts w:hint="eastAsia" w:ascii="华文宋体" w:hAnsi="华文宋体" w:eastAsia="华文宋体"/>
                <w:szCs w:val="21"/>
              </w:rPr>
              <w:t>/</w:t>
            </w:r>
            <w:r>
              <w:rPr>
                <w:rFonts w:hint="eastAsia" w:ascii="华文宋体" w:hAnsi="华文宋体" w:eastAsia="华文宋体"/>
                <w:szCs w:val="21"/>
                <w:lang w:eastAsia="zh-CN"/>
              </w:rPr>
              <w:t>学期</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五年级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8162" w:type="dxa"/>
            <w:gridSpan w:val="14"/>
            <w:noWrap w:val="0"/>
            <w:vAlign w:val="center"/>
          </w:tcPr>
          <w:p>
            <w:pPr>
              <w:autoSpaceDN w:val="0"/>
              <w:jc w:val="center"/>
              <w:rPr>
                <w:rFonts w:hint="eastAsia" w:ascii="华文宋体" w:hAnsi="华文宋体" w:eastAsia="华文宋体"/>
                <w:szCs w:val="21"/>
                <w:lang w:eastAsia="zh-CN"/>
              </w:rPr>
            </w:pPr>
            <w:r>
              <w:rPr>
                <w:rFonts w:ascii="华文宋体" w:hAnsi="华文宋体" w:eastAsia="华文宋体"/>
                <w:szCs w:val="21"/>
              </w:rPr>
              <w:t>备注：</w:t>
            </w:r>
            <w:r>
              <w:rPr>
                <w:rFonts w:hint="eastAsia" w:ascii="华文宋体" w:hAnsi="华文宋体" w:eastAsia="华文宋体"/>
                <w:szCs w:val="21"/>
                <w:lang w:val="en-US" w:eastAsia="zh-CN"/>
              </w:rPr>
              <w:t>120分钟</w:t>
            </w:r>
            <w:r>
              <w:rPr>
                <w:rFonts w:hint="eastAsia" w:ascii="华文宋体" w:hAnsi="华文宋体" w:eastAsia="华文宋体"/>
                <w:szCs w:val="21"/>
              </w:rPr>
              <w:t>/次课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hint="eastAsia" w:ascii="华文宋体" w:hAnsi="华文宋体" w:eastAsia="华文宋体"/>
                <w:b/>
                <w:color w:val="FF0000"/>
                <w:szCs w:val="21"/>
              </w:rPr>
              <w:t>销售</w:t>
            </w:r>
            <w:r>
              <w:rPr>
                <w:rFonts w:ascii="华文宋体" w:hAnsi="华文宋体" w:eastAsia="华文宋体"/>
                <w:b/>
                <w:color w:val="FF0000"/>
                <w:szCs w:val="21"/>
              </w:rPr>
              <w:t>及市场营销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销售技巧</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英语能力</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形象气质</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着装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很热情</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一般</w:t>
            </w:r>
          </w:p>
        </w:tc>
        <w:tc>
          <w:tcPr>
            <w:tcW w:w="1360"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有</w:t>
            </w:r>
          </w:p>
        </w:tc>
        <w:tc>
          <w:tcPr>
            <w:tcW w:w="1360" w:type="dxa"/>
            <w:gridSpan w:val="2"/>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良好</w:t>
            </w:r>
          </w:p>
        </w:tc>
        <w:tc>
          <w:tcPr>
            <w:tcW w:w="1361" w:type="dxa"/>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无</w:t>
            </w:r>
            <w:r>
              <w:rPr>
                <w:rFonts w:ascii="华文宋体" w:hAnsi="华文宋体" w:eastAsia="华文宋体"/>
                <w:szCs w:val="21"/>
              </w:rPr>
              <w:t>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市场营销</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户外可见度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宣传布置</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宣传卖点</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宣传物品</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门牌</w:t>
            </w:r>
          </w:p>
        </w:tc>
        <w:tc>
          <w:tcPr>
            <w:tcW w:w="1361"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LED灯</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作文和艾克来英语</w:t>
            </w:r>
          </w:p>
        </w:tc>
        <w:tc>
          <w:tcPr>
            <w:tcW w:w="1360"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彩页</w:t>
            </w:r>
          </w:p>
        </w:tc>
        <w:tc>
          <w:tcPr>
            <w:tcW w:w="1361" w:type="dxa"/>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个性化英语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综合评价</w:t>
            </w:r>
          </w:p>
        </w:tc>
        <w:tc>
          <w:tcPr>
            <w:tcW w:w="6802" w:type="dxa"/>
            <w:gridSpan w:val="11"/>
            <w:noWrap w:val="0"/>
            <w:vAlign w:val="center"/>
          </w:tcPr>
          <w:p>
            <w:pPr>
              <w:autoSpaceDN w:val="0"/>
              <w:rPr>
                <w:rFonts w:hint="eastAsia" w:ascii="华文宋体" w:hAnsi="华文宋体" w:eastAsia="华文宋体"/>
                <w:szCs w:val="21"/>
                <w:lang w:val="en-US" w:eastAsia="zh-CN"/>
              </w:rPr>
            </w:pPr>
            <w:r>
              <w:rPr>
                <w:rFonts w:hint="eastAsia" w:ascii="华文宋体" w:hAnsi="华文宋体" w:eastAsia="华文宋体"/>
                <w:szCs w:val="21"/>
                <w:lang w:val="en-US" w:eastAsia="zh-CN"/>
              </w:rPr>
              <w:t>在本地三家校区，生源丰富有较大影响力，课程顾问很热情，主动介绍英语（艾莱克）教学的个性化优势，主动推荐课程并引导体验课程。目前仅涉及小学生的相关辅导，课程辅导分为高级班和普通班。</w:t>
            </w:r>
          </w:p>
        </w:tc>
      </w:tr>
    </w:tbl>
    <w:p>
      <w:pPr>
        <w:pStyle w:val="29"/>
        <w:rPr>
          <w:ins w:id="3" w:author="admin" w:date="2017-02-22T22:08:00Z"/>
          <w:rFonts w:hint="eastAsia"/>
          <w:b/>
          <w:bCs/>
          <w:color w:val="000000"/>
          <w:sz w:val="36"/>
          <w:szCs w:val="32"/>
        </w:rPr>
        <w:sectPr>
          <w:pgSz w:w="11906" w:h="16838"/>
          <w:pgMar w:top="1440" w:right="1800" w:bottom="1440" w:left="1800" w:header="851" w:footer="992" w:gutter="0"/>
          <w:cols w:space="720" w:num="1"/>
          <w:docGrid w:type="lines" w:linePitch="312" w:charSpace="0"/>
        </w:sectPr>
      </w:pPr>
    </w:p>
    <w:p>
      <w:pPr>
        <w:tabs>
          <w:tab w:val="left" w:pos="0"/>
        </w:tabs>
        <w:ind w:right="-512" w:rightChars="-244"/>
        <w:rPr>
          <w:rFonts w:hint="eastAsia" w:ascii="宋体" w:hAnsi="宋体" w:eastAsia="宋体" w:cs="宋体"/>
          <w:b/>
          <w:bCs/>
          <w:color w:val="0000FF"/>
          <w:sz w:val="36"/>
          <w:szCs w:val="36"/>
          <w:lang w:val="en-US" w:eastAsia="zh-CN"/>
        </w:rPr>
      </w:pPr>
      <w:r>
        <w:rPr>
          <w:rFonts w:hint="eastAsia"/>
          <w:b/>
          <w:bCs/>
          <w:sz w:val="32"/>
          <w:szCs w:val="32"/>
        </w:rPr>
        <w:t>（</w:t>
      </w:r>
      <w:r>
        <w:rPr>
          <w:rFonts w:hint="eastAsia"/>
          <w:b/>
          <w:bCs/>
          <w:sz w:val="32"/>
          <w:szCs w:val="32"/>
          <w:lang w:eastAsia="zh-CN"/>
        </w:rPr>
        <w:t>六</w:t>
      </w:r>
      <w:r>
        <w:rPr>
          <w:rFonts w:hint="eastAsia"/>
          <w:b/>
          <w:bCs/>
          <w:sz w:val="32"/>
          <w:szCs w:val="32"/>
        </w:rPr>
        <w:t>）</w:t>
      </w:r>
      <w:r>
        <w:rPr>
          <w:rFonts w:hint="eastAsia"/>
          <w:b/>
          <w:bCs/>
          <w:sz w:val="32"/>
          <w:szCs w:val="32"/>
          <w:lang w:val="en-US" w:eastAsia="zh-CN"/>
        </w:rPr>
        <w:t>365</w:t>
      </w:r>
      <w:r>
        <w:rPr>
          <w:rFonts w:hint="eastAsia"/>
          <w:b/>
          <w:bCs/>
          <w:sz w:val="32"/>
          <w:szCs w:val="32"/>
          <w:lang w:eastAsia="zh-CN"/>
        </w:rPr>
        <w:t>教育</w:t>
      </w:r>
      <w:bookmarkStart w:id="0" w:name="_GoBack"/>
      <w:bookmarkEnd w:id="0"/>
    </w:p>
    <w:p>
      <w:pPr>
        <w:tabs>
          <w:tab w:val="left" w:pos="0"/>
        </w:tabs>
        <w:ind w:right="-512" w:rightChars="-244"/>
        <w:rPr>
          <w:rFonts w:hint="eastAsia"/>
          <w:b/>
          <w:bCs/>
          <w:sz w:val="32"/>
          <w:szCs w:val="32"/>
        </w:rPr>
      </w:pPr>
      <w:r>
        <w:rPr>
          <w:rFonts w:hint="eastAsia"/>
          <w:b/>
          <w:bCs/>
          <w:sz w:val="32"/>
          <w:szCs w:val="32"/>
        </w:rPr>
        <w:drawing>
          <wp:inline distT="0" distB="0" distL="114300" distR="114300">
            <wp:extent cx="2600325" cy="1950085"/>
            <wp:effectExtent l="0" t="0" r="9525" b="12065"/>
            <wp:docPr id="88" name="图片 73" descr="C:\Users\Administrator\Desktop\1.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3" descr="C:\Users\Administrator\Desktop\1.jpg1"/>
                    <pic:cNvPicPr>
                      <a:picLocks noChangeAspect="1"/>
                    </pic:cNvPicPr>
                  </pic:nvPicPr>
                  <pic:blipFill>
                    <a:blip r:embed="rId22"/>
                    <a:srcRect/>
                    <a:stretch>
                      <a:fillRect/>
                    </a:stretch>
                  </pic:blipFill>
                  <pic:spPr>
                    <a:xfrm>
                      <a:off x="0" y="0"/>
                      <a:ext cx="2600325" cy="1950085"/>
                    </a:xfrm>
                    <a:prstGeom prst="rect">
                      <a:avLst/>
                    </a:prstGeom>
                    <a:noFill/>
                    <a:ln w="9525">
                      <a:noFill/>
                    </a:ln>
                  </pic:spPr>
                </pic:pic>
              </a:graphicData>
            </a:graphic>
          </wp:inline>
        </w:drawing>
      </w:r>
      <w:r>
        <w:rPr>
          <w:rFonts w:hint="eastAsia"/>
          <w:b/>
          <w:bCs/>
          <w:sz w:val="32"/>
          <w:szCs w:val="32"/>
        </w:rPr>
        <w:drawing>
          <wp:inline distT="0" distB="0" distL="114300" distR="114300">
            <wp:extent cx="2609850" cy="1957070"/>
            <wp:effectExtent l="0" t="0" r="0" b="5080"/>
            <wp:docPr id="89" name="图片 74" descr="C:\Users\Administrator\Desktop\11.jp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4" descr="C:\Users\Administrator\Desktop\11.jpg11"/>
                    <pic:cNvPicPr>
                      <a:picLocks noChangeAspect="1"/>
                    </pic:cNvPicPr>
                  </pic:nvPicPr>
                  <pic:blipFill>
                    <a:blip r:embed="rId23"/>
                    <a:srcRect/>
                    <a:stretch>
                      <a:fillRect/>
                    </a:stretch>
                  </pic:blipFill>
                  <pic:spPr>
                    <a:xfrm>
                      <a:off x="0" y="0"/>
                      <a:ext cx="2609850" cy="1957070"/>
                    </a:xfrm>
                    <a:prstGeom prst="rect">
                      <a:avLst/>
                    </a:prstGeom>
                    <a:noFill/>
                    <a:ln w="9525">
                      <a:noFill/>
                    </a:ln>
                  </pic:spPr>
                </pic:pic>
              </a:graphicData>
            </a:graphic>
          </wp:inline>
        </w:drawing>
      </w:r>
    </w:p>
    <w:p>
      <w:pPr>
        <w:tabs>
          <w:tab w:val="left" w:pos="0"/>
        </w:tabs>
        <w:ind w:right="-512" w:rightChars="-244"/>
        <w:rPr>
          <w:rFonts w:hint="eastAsia"/>
          <w:b/>
          <w:bCs/>
          <w:sz w:val="32"/>
          <w:szCs w:val="32"/>
        </w:rPr>
      </w:pPr>
    </w:p>
    <w:tbl>
      <w:tblPr>
        <w:tblStyle w:val="22"/>
        <w:tblW w:w="81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56"/>
        <w:gridCol w:w="89"/>
        <w:gridCol w:w="1031"/>
        <w:gridCol w:w="329"/>
        <w:gridCol w:w="544"/>
        <w:gridCol w:w="403"/>
        <w:gridCol w:w="414"/>
        <w:gridCol w:w="295"/>
        <w:gridCol w:w="521"/>
        <w:gridCol w:w="544"/>
        <w:gridCol w:w="1088"/>
        <w:gridCol w:w="272"/>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3667" w:type="dxa"/>
            <w:gridSpan w:val="7"/>
            <w:shd w:val="clear" w:color="auto" w:fill="D8D8D8"/>
            <w:noWrap w:val="0"/>
            <w:vAlign w:val="center"/>
          </w:tcPr>
          <w:p>
            <w:pPr>
              <w:tabs>
                <w:tab w:val="left" w:pos="7560"/>
              </w:tabs>
              <w:jc w:val="center"/>
              <w:rPr>
                <w:rFonts w:ascii="华文宋体" w:hAnsi="华文宋体" w:eastAsia="华文宋体"/>
                <w:b/>
                <w:bCs/>
                <w:color w:val="000000"/>
                <w:sz w:val="24"/>
              </w:rPr>
            </w:pPr>
            <w:r>
              <w:rPr>
                <w:rFonts w:ascii="华文宋体" w:hAnsi="华文宋体" w:eastAsia="华文宋体"/>
                <w:b/>
                <w:bCs/>
                <w:color w:val="000000"/>
                <w:sz w:val="24"/>
              </w:rPr>
              <w:t>学校名称</w:t>
            </w:r>
          </w:p>
        </w:tc>
        <w:tc>
          <w:tcPr>
            <w:tcW w:w="4495" w:type="dxa"/>
            <w:gridSpan w:val="7"/>
            <w:shd w:val="clear" w:color="auto" w:fill="D8D8D8"/>
            <w:noWrap w:val="0"/>
            <w:vAlign w:val="center"/>
          </w:tcPr>
          <w:p>
            <w:pPr>
              <w:tabs>
                <w:tab w:val="left" w:pos="7560"/>
              </w:tabs>
              <w:jc w:val="center"/>
              <w:rPr>
                <w:rFonts w:hint="eastAsia" w:ascii="华文宋体" w:hAnsi="华文宋体" w:eastAsia="华文宋体"/>
                <w:b/>
                <w:bCs/>
                <w:color w:val="FF0000"/>
                <w:sz w:val="24"/>
                <w:lang w:val="en-US" w:eastAsia="zh-CN"/>
              </w:rPr>
            </w:pPr>
            <w:r>
              <w:rPr>
                <w:rFonts w:hint="eastAsia" w:ascii="华文宋体" w:hAnsi="华文宋体" w:eastAsia="华文宋体"/>
                <w:b/>
                <w:bCs/>
                <w:color w:val="FF0000"/>
                <w:sz w:val="24"/>
                <w:lang w:val="en-US" w:eastAsia="zh-CN"/>
              </w:rPr>
              <w:t>365教育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电话</w:t>
            </w:r>
          </w:p>
        </w:tc>
        <w:tc>
          <w:tcPr>
            <w:tcW w:w="2552" w:type="dxa"/>
            <w:gridSpan w:val="6"/>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15032725472张</w:t>
            </w:r>
          </w:p>
        </w:tc>
        <w:tc>
          <w:tcPr>
            <w:tcW w:w="709"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地址</w:t>
            </w:r>
          </w:p>
        </w:tc>
        <w:tc>
          <w:tcPr>
            <w:tcW w:w="3786" w:type="dxa"/>
            <w:gridSpan w:val="5"/>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邮电街与新兴路交叉口南150米路东三楼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ascii="华文宋体" w:hAnsi="华文宋体" w:eastAsia="华文宋体"/>
                <w:szCs w:val="21"/>
              </w:rPr>
              <w:t>当地影响力</w:t>
            </w:r>
          </w:p>
        </w:tc>
        <w:tc>
          <w:tcPr>
            <w:tcW w:w="4495" w:type="dxa"/>
            <w:gridSpan w:val="7"/>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影响力一般。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学校规模/</w:t>
            </w:r>
            <w:r>
              <w:rPr>
                <w:rFonts w:hint="eastAsia" w:ascii="华文宋体" w:hAnsi="华文宋体" w:eastAsia="华文宋体"/>
                <w:szCs w:val="21"/>
              </w:rPr>
              <w:t>环境</w:t>
            </w:r>
          </w:p>
        </w:tc>
        <w:tc>
          <w:tcPr>
            <w:tcW w:w="5771" w:type="dxa"/>
            <w:gridSpan w:val="10"/>
            <w:noWrap w:val="0"/>
            <w:vAlign w:val="center"/>
          </w:tcPr>
          <w:p>
            <w:pPr>
              <w:autoSpaceDN w:val="0"/>
              <w:rPr>
                <w:rFonts w:hint="eastAsia" w:ascii="华文宋体" w:hAnsi="华文宋体" w:eastAsia="华文宋体"/>
                <w:szCs w:val="21"/>
                <w:lang w:eastAsia="zh-CN"/>
              </w:rPr>
            </w:pPr>
            <w:r>
              <w:rPr>
                <w:rFonts w:hint="eastAsia" w:ascii="华文宋体" w:hAnsi="华文宋体" w:eastAsia="华文宋体"/>
                <w:szCs w:val="21"/>
              </w:rPr>
              <w:t xml:space="preserve">          规模一般，环境</w:t>
            </w:r>
            <w:r>
              <w:rPr>
                <w:rFonts w:hint="eastAsia" w:ascii="华文宋体" w:hAnsi="华文宋体" w:eastAsia="华文宋体"/>
                <w:szCs w:val="21"/>
                <w:lang w:eastAsia="zh-CN"/>
              </w:rPr>
              <w:t>较差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面积</w:t>
            </w:r>
          </w:p>
        </w:tc>
        <w:tc>
          <w:tcPr>
            <w:tcW w:w="1276"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val="en-US" w:eastAsia="zh-CN"/>
              </w:rPr>
              <w:t>100</w:t>
            </w:r>
            <w:r>
              <w:rPr>
                <w:rFonts w:hint="eastAsia" w:ascii="华文宋体" w:hAnsi="华文宋体" w:eastAsia="华文宋体"/>
                <w:szCs w:val="21"/>
              </w:rPr>
              <w:t>平</w:t>
            </w:r>
            <w:r>
              <w:rPr>
                <w:rFonts w:hint="eastAsia" w:ascii="华文宋体" w:hAnsi="华文宋体" w:eastAsia="华文宋体"/>
                <w:szCs w:val="21"/>
                <w:lang w:eastAsia="zh-CN"/>
              </w:rPr>
              <w:t>左右</w:t>
            </w:r>
          </w:p>
        </w:tc>
        <w:tc>
          <w:tcPr>
            <w:tcW w:w="1276"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教室概况</w:t>
            </w:r>
          </w:p>
        </w:tc>
        <w:tc>
          <w:tcPr>
            <w:tcW w:w="4495" w:type="dxa"/>
            <w:gridSpan w:val="7"/>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lang w:val="en-US" w:eastAsia="zh-CN"/>
              </w:rPr>
              <w:t>4间</w:t>
            </w:r>
            <w:r>
              <w:rPr>
                <w:rFonts w:hint="eastAsia" w:ascii="华文宋体" w:hAnsi="华文宋体" w:eastAsia="华文宋体"/>
                <w:szCs w:val="21"/>
              </w:rPr>
              <w:t>班课教室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在校生</w:t>
            </w:r>
            <w:r>
              <w:rPr>
                <w:rFonts w:ascii="华文宋体" w:hAnsi="华文宋体" w:eastAsia="华文宋体"/>
                <w:szCs w:val="21"/>
              </w:rPr>
              <w:t>/</w:t>
            </w:r>
            <w:r>
              <w:rPr>
                <w:rFonts w:hint="eastAsia" w:ascii="华文宋体" w:hAnsi="华文宋体" w:eastAsia="华文宋体"/>
                <w:szCs w:val="21"/>
              </w:rPr>
              <w:t>生源比例</w:t>
            </w:r>
          </w:p>
        </w:tc>
        <w:tc>
          <w:tcPr>
            <w:tcW w:w="4495" w:type="dxa"/>
            <w:gridSpan w:val="7"/>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在校生</w:t>
            </w:r>
            <w:r>
              <w:rPr>
                <w:rFonts w:hint="eastAsia" w:ascii="华文宋体" w:hAnsi="华文宋体" w:eastAsia="华文宋体"/>
                <w:szCs w:val="21"/>
                <w:lang w:val="en-US" w:eastAsia="zh-CN"/>
              </w:rPr>
              <w:t>5</w:t>
            </w:r>
            <w:r>
              <w:rPr>
                <w:rFonts w:hint="eastAsia" w:ascii="华文宋体" w:hAnsi="华文宋体" w:eastAsia="华文宋体"/>
                <w:szCs w:val="21"/>
              </w:rPr>
              <w:t>0人左右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每班人数</w:t>
            </w:r>
          </w:p>
        </w:tc>
        <w:tc>
          <w:tcPr>
            <w:tcW w:w="5771" w:type="dxa"/>
            <w:gridSpan w:val="10"/>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一对一，</w:t>
            </w:r>
            <w:r>
              <w:rPr>
                <w:rFonts w:hint="eastAsia" w:ascii="华文宋体" w:hAnsi="华文宋体" w:eastAsia="华文宋体"/>
                <w:szCs w:val="21"/>
                <w:lang w:val="en-US" w:eastAsia="zh-CN"/>
              </w:rPr>
              <w:t>10人</w:t>
            </w:r>
            <w:r>
              <w:rPr>
                <w:rFonts w:hint="eastAsia" w:ascii="华文宋体" w:hAnsi="华文宋体" w:eastAsia="华文宋体"/>
                <w:szCs w:val="21"/>
              </w:rPr>
              <w:t>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ascii="华文宋体" w:hAnsi="华文宋体" w:eastAsia="华文宋体"/>
                <w:b/>
                <w:color w:val="FF0000"/>
                <w:szCs w:val="21"/>
              </w:rPr>
              <w:t>课程设置及</w:t>
            </w:r>
            <w:r>
              <w:rPr>
                <w:rFonts w:hint="eastAsia" w:ascii="华文宋体" w:hAnsi="华文宋体" w:eastAsia="华文宋体"/>
                <w:b/>
                <w:color w:val="FF0000"/>
                <w:szCs w:val="21"/>
              </w:rPr>
              <w:t>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课程名称</w:t>
            </w:r>
          </w:p>
        </w:tc>
        <w:tc>
          <w:tcPr>
            <w:tcW w:w="1993"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所用教材</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授课模式</w:t>
            </w:r>
          </w:p>
        </w:tc>
        <w:tc>
          <w:tcPr>
            <w:tcW w:w="1632"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收费</w:t>
            </w:r>
          </w:p>
        </w:tc>
        <w:tc>
          <w:tcPr>
            <w:tcW w:w="1633"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年龄段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语数外</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一对一</w:t>
            </w:r>
          </w:p>
        </w:tc>
        <w:tc>
          <w:tcPr>
            <w:tcW w:w="1632"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80</w:t>
            </w:r>
            <w:r>
              <w:rPr>
                <w:rFonts w:hint="eastAsia" w:ascii="华文宋体" w:hAnsi="华文宋体" w:eastAsia="华文宋体"/>
                <w:szCs w:val="21"/>
              </w:rPr>
              <w:t>元/</w:t>
            </w:r>
            <w:r>
              <w:rPr>
                <w:rFonts w:hint="eastAsia" w:ascii="华文宋体" w:hAnsi="华文宋体" w:eastAsia="华文宋体"/>
                <w:szCs w:val="21"/>
                <w:lang w:eastAsia="zh-CN"/>
              </w:rPr>
              <w:t>次课</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初一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语数外</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10人班课</w:t>
            </w:r>
          </w:p>
        </w:tc>
        <w:tc>
          <w:tcPr>
            <w:tcW w:w="1632"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1800</w:t>
            </w:r>
            <w:r>
              <w:rPr>
                <w:rFonts w:hint="eastAsia" w:ascii="华文宋体" w:hAnsi="华文宋体" w:eastAsia="华文宋体"/>
                <w:szCs w:val="21"/>
              </w:rPr>
              <w:t>元/</w:t>
            </w:r>
            <w:r>
              <w:rPr>
                <w:rFonts w:hint="eastAsia" w:ascii="华文宋体" w:hAnsi="华文宋体" w:eastAsia="华文宋体"/>
                <w:szCs w:val="21"/>
                <w:lang w:val="en-US" w:eastAsia="zh-CN"/>
              </w:rPr>
              <w:t>50次课</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五年级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8162" w:type="dxa"/>
            <w:gridSpan w:val="14"/>
            <w:noWrap w:val="0"/>
            <w:vAlign w:val="center"/>
          </w:tcPr>
          <w:p>
            <w:pPr>
              <w:autoSpaceDN w:val="0"/>
              <w:jc w:val="center"/>
              <w:rPr>
                <w:rFonts w:hint="eastAsia" w:ascii="华文宋体" w:hAnsi="华文宋体" w:eastAsia="华文宋体"/>
                <w:szCs w:val="21"/>
                <w:lang w:val="en-US" w:eastAsia="zh-CN"/>
              </w:rPr>
            </w:pPr>
            <w:r>
              <w:rPr>
                <w:rFonts w:ascii="华文宋体" w:hAnsi="华文宋体" w:eastAsia="华文宋体"/>
                <w:szCs w:val="21"/>
              </w:rPr>
              <w:t>备注：</w:t>
            </w:r>
            <w:r>
              <w:rPr>
                <w:rFonts w:hint="eastAsia" w:ascii="华文宋体" w:hAnsi="华文宋体" w:eastAsia="华文宋体"/>
                <w:szCs w:val="21"/>
                <w:lang w:val="en-US" w:eastAsia="zh-CN"/>
              </w:rPr>
              <w:t>60分钟</w:t>
            </w:r>
            <w:r>
              <w:rPr>
                <w:rFonts w:hint="eastAsia" w:ascii="华文宋体" w:hAnsi="华文宋体" w:eastAsia="华文宋体"/>
                <w:szCs w:val="21"/>
              </w:rPr>
              <w:t>/</w:t>
            </w:r>
            <w:r>
              <w:rPr>
                <w:rFonts w:hint="eastAsia" w:ascii="华文宋体" w:hAnsi="华文宋体" w:eastAsia="华文宋体"/>
                <w:szCs w:val="21"/>
                <w:lang w:val="en-US" w:eastAsia="zh-CN"/>
              </w:rPr>
              <w:t>课时，2课时/次课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hint="eastAsia" w:ascii="华文宋体" w:hAnsi="华文宋体" w:eastAsia="华文宋体"/>
                <w:b/>
                <w:color w:val="FF0000"/>
                <w:szCs w:val="21"/>
              </w:rPr>
              <w:t>销售</w:t>
            </w:r>
            <w:r>
              <w:rPr>
                <w:rFonts w:ascii="华文宋体" w:hAnsi="华文宋体" w:eastAsia="华文宋体"/>
                <w:b/>
                <w:color w:val="FF0000"/>
                <w:szCs w:val="21"/>
              </w:rPr>
              <w:t>及市场营销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销售技巧</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英语能力</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形象气质</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着装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良好</w:t>
            </w:r>
          </w:p>
        </w:tc>
        <w:tc>
          <w:tcPr>
            <w:tcW w:w="1361"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无</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无</w:t>
            </w:r>
          </w:p>
        </w:tc>
        <w:tc>
          <w:tcPr>
            <w:tcW w:w="1360"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一般</w:t>
            </w:r>
          </w:p>
        </w:tc>
        <w:tc>
          <w:tcPr>
            <w:tcW w:w="1361" w:type="dxa"/>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无</w:t>
            </w:r>
            <w:r>
              <w:rPr>
                <w:rFonts w:ascii="华文宋体" w:hAnsi="华文宋体" w:eastAsia="华文宋体"/>
                <w:szCs w:val="21"/>
              </w:rPr>
              <w:t>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市场营销</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户外可见度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宣传布置</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宣传卖点</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宣传物品</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 xml:space="preserve">门牌 </w:t>
            </w:r>
          </w:p>
        </w:tc>
        <w:tc>
          <w:tcPr>
            <w:tcW w:w="1361"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小班制教学</w:t>
            </w: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1" w:type="dxa"/>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年度班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综合评价</w:t>
            </w:r>
          </w:p>
        </w:tc>
        <w:tc>
          <w:tcPr>
            <w:tcW w:w="6802" w:type="dxa"/>
            <w:gridSpan w:val="11"/>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eastAsia="zh-CN"/>
              </w:rPr>
              <w:t>目前以小学奥数班为主，接待的是教小学奥数的老师，初中的话只有一对一，需要提前预约。由于受师资限制，很难扩大经营规模。</w:t>
            </w:r>
          </w:p>
        </w:tc>
      </w:tr>
    </w:tbl>
    <w:p>
      <w:pPr>
        <w:pStyle w:val="29"/>
        <w:rPr>
          <w:rFonts w:hint="eastAsia"/>
          <w:b/>
          <w:bCs/>
          <w:color w:val="000000"/>
          <w:sz w:val="36"/>
          <w:szCs w:val="32"/>
        </w:rPr>
      </w:pPr>
    </w:p>
    <w:p>
      <w:pPr>
        <w:tabs>
          <w:tab w:val="left" w:pos="0"/>
        </w:tabs>
        <w:ind w:right="-512" w:rightChars="-244"/>
        <w:rPr>
          <w:rFonts w:hint="eastAsia" w:ascii="宋体" w:hAnsi="宋体" w:eastAsia="宋体" w:cs="宋体"/>
          <w:b/>
          <w:bCs/>
          <w:color w:val="0000FF"/>
          <w:sz w:val="36"/>
          <w:szCs w:val="36"/>
          <w:lang w:val="en-US" w:eastAsia="zh-CN"/>
        </w:rPr>
      </w:pPr>
      <w:r>
        <w:rPr>
          <w:rFonts w:hint="eastAsia"/>
          <w:b/>
          <w:bCs/>
          <w:sz w:val="32"/>
          <w:szCs w:val="32"/>
        </w:rPr>
        <w:t>（</w:t>
      </w:r>
      <w:r>
        <w:rPr>
          <w:rFonts w:hint="eastAsia"/>
          <w:b/>
          <w:bCs/>
          <w:sz w:val="32"/>
          <w:szCs w:val="32"/>
          <w:lang w:eastAsia="zh-CN"/>
        </w:rPr>
        <w:t>七</w:t>
      </w:r>
      <w:r>
        <w:rPr>
          <w:rFonts w:hint="eastAsia"/>
          <w:b/>
          <w:bCs/>
          <w:sz w:val="32"/>
          <w:szCs w:val="32"/>
        </w:rPr>
        <w:t>）</w:t>
      </w:r>
      <w:r>
        <w:rPr>
          <w:rFonts w:hint="eastAsia"/>
          <w:b/>
          <w:bCs/>
          <w:sz w:val="32"/>
          <w:szCs w:val="32"/>
          <w:lang w:eastAsia="zh-CN"/>
        </w:rPr>
        <w:t>语数英辅导</w:t>
      </w:r>
    </w:p>
    <w:p>
      <w:pPr>
        <w:tabs>
          <w:tab w:val="left" w:pos="0"/>
        </w:tabs>
        <w:ind w:right="-512" w:rightChars="-244"/>
        <w:rPr>
          <w:rFonts w:hint="eastAsia"/>
          <w:b/>
          <w:bCs/>
          <w:sz w:val="32"/>
          <w:szCs w:val="32"/>
        </w:rPr>
      </w:pPr>
      <w:r>
        <w:rPr>
          <w:rFonts w:hint="eastAsia"/>
          <w:b/>
          <w:bCs/>
          <w:sz w:val="32"/>
          <w:szCs w:val="32"/>
        </w:rPr>
        <w:drawing>
          <wp:inline distT="0" distB="0" distL="114300" distR="114300">
            <wp:extent cx="2606675" cy="1954530"/>
            <wp:effectExtent l="0" t="0" r="3175" b="7620"/>
            <wp:docPr id="74" name="图片 64" descr="C:\Users\Administrator\Desktop\5.jp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4" descr="C:\Users\Administrator\Desktop\5.jpg5"/>
                    <pic:cNvPicPr>
                      <a:picLocks noChangeAspect="1"/>
                    </pic:cNvPicPr>
                  </pic:nvPicPr>
                  <pic:blipFill>
                    <a:blip r:embed="rId24"/>
                    <a:stretch>
                      <a:fillRect/>
                    </a:stretch>
                  </pic:blipFill>
                  <pic:spPr>
                    <a:xfrm>
                      <a:off x="0" y="0"/>
                      <a:ext cx="2606675" cy="1954530"/>
                    </a:xfrm>
                    <a:prstGeom prst="rect">
                      <a:avLst/>
                    </a:prstGeom>
                    <a:noFill/>
                    <a:ln w="9525">
                      <a:noFill/>
                    </a:ln>
                  </pic:spPr>
                </pic:pic>
              </a:graphicData>
            </a:graphic>
          </wp:inline>
        </w:drawing>
      </w:r>
      <w:r>
        <w:rPr>
          <w:rFonts w:hint="eastAsia"/>
          <w:b/>
          <w:bCs/>
          <w:sz w:val="32"/>
          <w:szCs w:val="32"/>
        </w:rPr>
        <w:drawing>
          <wp:inline distT="0" distB="0" distL="114300" distR="114300">
            <wp:extent cx="2627630" cy="1970405"/>
            <wp:effectExtent l="0" t="0" r="1270" b="10795"/>
            <wp:docPr id="75" name="图片 65" descr="C:\Users\Administrator\Desktop\55.jpg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descr="C:\Users\Administrator\Desktop\55.jpg55"/>
                    <pic:cNvPicPr>
                      <a:picLocks noChangeAspect="1"/>
                    </pic:cNvPicPr>
                  </pic:nvPicPr>
                  <pic:blipFill>
                    <a:blip r:embed="rId25"/>
                    <a:stretch>
                      <a:fillRect/>
                    </a:stretch>
                  </pic:blipFill>
                  <pic:spPr>
                    <a:xfrm>
                      <a:off x="0" y="0"/>
                      <a:ext cx="2627630" cy="1970405"/>
                    </a:xfrm>
                    <a:prstGeom prst="rect">
                      <a:avLst/>
                    </a:prstGeom>
                    <a:noFill/>
                    <a:ln w="9525">
                      <a:noFill/>
                    </a:ln>
                  </pic:spPr>
                </pic:pic>
              </a:graphicData>
            </a:graphic>
          </wp:inline>
        </w:drawing>
      </w:r>
    </w:p>
    <w:p>
      <w:pPr>
        <w:tabs>
          <w:tab w:val="left" w:pos="0"/>
        </w:tabs>
        <w:ind w:right="-512" w:rightChars="-244"/>
        <w:rPr>
          <w:rFonts w:hint="eastAsia"/>
          <w:b/>
          <w:bCs/>
          <w:sz w:val="32"/>
          <w:szCs w:val="32"/>
        </w:rPr>
      </w:pPr>
    </w:p>
    <w:tbl>
      <w:tblPr>
        <w:tblStyle w:val="22"/>
        <w:tblW w:w="81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56"/>
        <w:gridCol w:w="89"/>
        <w:gridCol w:w="1031"/>
        <w:gridCol w:w="329"/>
        <w:gridCol w:w="544"/>
        <w:gridCol w:w="403"/>
        <w:gridCol w:w="414"/>
        <w:gridCol w:w="295"/>
        <w:gridCol w:w="521"/>
        <w:gridCol w:w="544"/>
        <w:gridCol w:w="1088"/>
        <w:gridCol w:w="272"/>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3667" w:type="dxa"/>
            <w:gridSpan w:val="7"/>
            <w:shd w:val="clear" w:color="auto" w:fill="D8D8D8"/>
            <w:noWrap w:val="0"/>
            <w:vAlign w:val="center"/>
          </w:tcPr>
          <w:p>
            <w:pPr>
              <w:tabs>
                <w:tab w:val="left" w:pos="7560"/>
              </w:tabs>
              <w:jc w:val="center"/>
              <w:rPr>
                <w:rFonts w:ascii="华文宋体" w:hAnsi="华文宋体" w:eastAsia="华文宋体"/>
                <w:b/>
                <w:bCs/>
                <w:color w:val="000000"/>
                <w:sz w:val="24"/>
              </w:rPr>
            </w:pPr>
            <w:r>
              <w:rPr>
                <w:rFonts w:ascii="华文宋体" w:hAnsi="华文宋体" w:eastAsia="华文宋体"/>
                <w:b/>
                <w:bCs/>
                <w:color w:val="000000"/>
                <w:sz w:val="24"/>
              </w:rPr>
              <w:t>学校名称</w:t>
            </w:r>
          </w:p>
        </w:tc>
        <w:tc>
          <w:tcPr>
            <w:tcW w:w="4495" w:type="dxa"/>
            <w:gridSpan w:val="7"/>
            <w:shd w:val="clear" w:color="auto" w:fill="D8D8D8"/>
            <w:noWrap w:val="0"/>
            <w:vAlign w:val="center"/>
          </w:tcPr>
          <w:p>
            <w:pPr>
              <w:tabs>
                <w:tab w:val="left" w:pos="7560"/>
              </w:tabs>
              <w:rPr>
                <w:rFonts w:hint="eastAsia" w:ascii="华文宋体" w:hAnsi="华文宋体" w:eastAsia="华文宋体"/>
                <w:b/>
                <w:bCs/>
                <w:color w:val="FF0000"/>
                <w:sz w:val="24"/>
                <w:lang w:val="en-US" w:eastAsia="zh-CN"/>
              </w:rPr>
            </w:pPr>
            <w:r>
              <w:rPr>
                <w:rFonts w:ascii="华文宋体" w:hAnsi="华文宋体" w:eastAsia="华文宋体"/>
                <w:b/>
                <w:bCs/>
                <w:color w:val="FF0000"/>
                <w:sz w:val="24"/>
              </w:rPr>
              <w:t xml:space="preserve">               </w:t>
            </w:r>
            <w:r>
              <w:rPr>
                <w:rFonts w:hint="eastAsia" w:ascii="华文宋体" w:hAnsi="华文宋体" w:eastAsia="华文宋体"/>
                <w:b/>
                <w:bCs/>
                <w:color w:val="FF0000"/>
                <w:sz w:val="24"/>
                <w:lang w:eastAsia="zh-CN"/>
              </w:rPr>
              <w:t>语数英辅导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电话</w:t>
            </w:r>
          </w:p>
        </w:tc>
        <w:tc>
          <w:tcPr>
            <w:tcW w:w="2552" w:type="dxa"/>
            <w:gridSpan w:val="6"/>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13831134617</w:t>
            </w:r>
          </w:p>
        </w:tc>
        <w:tc>
          <w:tcPr>
            <w:tcW w:w="709"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地址</w:t>
            </w:r>
          </w:p>
        </w:tc>
        <w:tc>
          <w:tcPr>
            <w:tcW w:w="3786" w:type="dxa"/>
            <w:gridSpan w:val="5"/>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新乐建材小区南行60米路东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ascii="华文宋体" w:hAnsi="华文宋体" w:eastAsia="华文宋体"/>
                <w:szCs w:val="21"/>
              </w:rPr>
              <w:t>当地影响力</w:t>
            </w:r>
          </w:p>
        </w:tc>
        <w:tc>
          <w:tcPr>
            <w:tcW w:w="4495" w:type="dxa"/>
            <w:gridSpan w:val="7"/>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影响力很小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学校规模/</w:t>
            </w:r>
            <w:r>
              <w:rPr>
                <w:rFonts w:hint="eastAsia" w:ascii="华文宋体" w:hAnsi="华文宋体" w:eastAsia="华文宋体"/>
                <w:szCs w:val="21"/>
              </w:rPr>
              <w:t>环境</w:t>
            </w:r>
          </w:p>
        </w:tc>
        <w:tc>
          <w:tcPr>
            <w:tcW w:w="5771" w:type="dxa"/>
            <w:gridSpan w:val="10"/>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规模很小，环境很差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面积</w:t>
            </w:r>
          </w:p>
        </w:tc>
        <w:tc>
          <w:tcPr>
            <w:tcW w:w="1276"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val="en-US" w:eastAsia="zh-CN"/>
              </w:rPr>
              <w:t>15</w:t>
            </w:r>
            <w:r>
              <w:rPr>
                <w:rFonts w:hint="eastAsia" w:ascii="华文宋体" w:hAnsi="华文宋体" w:eastAsia="华文宋体"/>
                <w:szCs w:val="21"/>
              </w:rPr>
              <w:t>0平</w:t>
            </w:r>
            <w:r>
              <w:rPr>
                <w:rFonts w:hint="eastAsia" w:ascii="华文宋体" w:hAnsi="华文宋体" w:eastAsia="华文宋体"/>
                <w:szCs w:val="21"/>
                <w:lang w:eastAsia="zh-CN"/>
              </w:rPr>
              <w:t>左右</w:t>
            </w:r>
          </w:p>
        </w:tc>
        <w:tc>
          <w:tcPr>
            <w:tcW w:w="1276"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教室概况</w:t>
            </w:r>
          </w:p>
        </w:tc>
        <w:tc>
          <w:tcPr>
            <w:tcW w:w="4495" w:type="dxa"/>
            <w:gridSpan w:val="7"/>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lang w:eastAsia="zh-CN"/>
              </w:rPr>
              <w:t>数个</w:t>
            </w:r>
            <w:r>
              <w:rPr>
                <w:rFonts w:hint="eastAsia" w:ascii="华文宋体" w:hAnsi="华文宋体" w:eastAsia="华文宋体"/>
                <w:szCs w:val="21"/>
              </w:rPr>
              <w:t>大教室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在校生</w:t>
            </w:r>
            <w:r>
              <w:rPr>
                <w:rFonts w:ascii="华文宋体" w:hAnsi="华文宋体" w:eastAsia="华文宋体"/>
                <w:szCs w:val="21"/>
              </w:rPr>
              <w:t>/</w:t>
            </w:r>
            <w:r>
              <w:rPr>
                <w:rFonts w:hint="eastAsia" w:ascii="华文宋体" w:hAnsi="华文宋体" w:eastAsia="华文宋体"/>
                <w:szCs w:val="21"/>
              </w:rPr>
              <w:t>生源比例</w:t>
            </w:r>
          </w:p>
        </w:tc>
        <w:tc>
          <w:tcPr>
            <w:tcW w:w="4495" w:type="dxa"/>
            <w:gridSpan w:val="7"/>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lang w:val="en-US" w:eastAsia="zh-CN"/>
              </w:rPr>
              <w:t>6</w:t>
            </w:r>
            <w:r>
              <w:rPr>
                <w:rFonts w:hint="eastAsia" w:ascii="华文宋体" w:hAnsi="华文宋体" w:eastAsia="华文宋体"/>
                <w:szCs w:val="21"/>
              </w:rPr>
              <w:t>0人左右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每班人数</w:t>
            </w:r>
          </w:p>
        </w:tc>
        <w:tc>
          <w:tcPr>
            <w:tcW w:w="5771" w:type="dxa"/>
            <w:gridSpan w:val="10"/>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20人左右班课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ascii="华文宋体" w:hAnsi="华文宋体" w:eastAsia="华文宋体"/>
                <w:b/>
                <w:color w:val="FF0000"/>
                <w:szCs w:val="21"/>
              </w:rPr>
              <w:t>课程设置及</w:t>
            </w:r>
            <w:r>
              <w:rPr>
                <w:rFonts w:hint="eastAsia" w:ascii="华文宋体" w:hAnsi="华文宋体" w:eastAsia="华文宋体"/>
                <w:b/>
                <w:color w:val="FF0000"/>
                <w:szCs w:val="21"/>
              </w:rPr>
              <w:t>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课程名称</w:t>
            </w:r>
          </w:p>
        </w:tc>
        <w:tc>
          <w:tcPr>
            <w:tcW w:w="1993"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所用教材</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授课模式</w:t>
            </w:r>
          </w:p>
        </w:tc>
        <w:tc>
          <w:tcPr>
            <w:tcW w:w="1632"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收费</w:t>
            </w:r>
          </w:p>
        </w:tc>
        <w:tc>
          <w:tcPr>
            <w:tcW w:w="1633"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年龄段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语数外</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20人班课</w:t>
            </w:r>
          </w:p>
        </w:tc>
        <w:tc>
          <w:tcPr>
            <w:tcW w:w="1632"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650</w:t>
            </w:r>
            <w:r>
              <w:rPr>
                <w:rFonts w:hint="eastAsia" w:ascii="华文宋体" w:hAnsi="华文宋体" w:eastAsia="华文宋体"/>
                <w:szCs w:val="21"/>
              </w:rPr>
              <w:t>元/</w:t>
            </w:r>
            <w:r>
              <w:rPr>
                <w:rFonts w:hint="eastAsia" w:ascii="华文宋体" w:hAnsi="华文宋体" w:eastAsia="华文宋体"/>
                <w:szCs w:val="21"/>
                <w:lang w:eastAsia="zh-CN"/>
              </w:rPr>
              <w:t>年</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六年级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8162" w:type="dxa"/>
            <w:gridSpan w:val="14"/>
            <w:noWrap w:val="0"/>
            <w:vAlign w:val="center"/>
          </w:tcPr>
          <w:p>
            <w:pPr>
              <w:autoSpaceDN w:val="0"/>
              <w:jc w:val="center"/>
              <w:rPr>
                <w:rFonts w:hint="eastAsia" w:ascii="华文宋体" w:hAnsi="华文宋体" w:eastAsia="华文宋体"/>
                <w:szCs w:val="21"/>
                <w:lang w:val="en-US" w:eastAsia="zh-CN"/>
              </w:rPr>
            </w:pPr>
            <w:r>
              <w:rPr>
                <w:rFonts w:ascii="华文宋体" w:hAnsi="华文宋体" w:eastAsia="华文宋体"/>
                <w:szCs w:val="21"/>
              </w:rPr>
              <w:t>备注：</w:t>
            </w:r>
            <w:r>
              <w:rPr>
                <w:rFonts w:hint="eastAsia" w:ascii="华文宋体" w:hAnsi="华文宋体" w:eastAsia="华文宋体"/>
                <w:szCs w:val="21"/>
                <w:lang w:val="en-US" w:eastAsia="zh-CN"/>
              </w:rPr>
              <w:t>1400元一年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hint="eastAsia" w:ascii="华文宋体" w:hAnsi="华文宋体" w:eastAsia="华文宋体"/>
                <w:b/>
                <w:color w:val="FF0000"/>
                <w:szCs w:val="21"/>
              </w:rPr>
              <w:t>销售</w:t>
            </w:r>
            <w:r>
              <w:rPr>
                <w:rFonts w:ascii="华文宋体" w:hAnsi="华文宋体" w:eastAsia="华文宋体"/>
                <w:b/>
                <w:color w:val="FF0000"/>
                <w:szCs w:val="21"/>
              </w:rPr>
              <w:t>及市场营销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销售技巧</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英语能力</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形象气质</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着装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良好</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一般</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无</w:t>
            </w: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一般</w:t>
            </w:r>
          </w:p>
        </w:tc>
        <w:tc>
          <w:tcPr>
            <w:tcW w:w="1361" w:type="dxa"/>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无</w:t>
            </w:r>
            <w:r>
              <w:rPr>
                <w:rFonts w:ascii="华文宋体" w:hAnsi="华文宋体" w:eastAsia="华文宋体"/>
                <w:szCs w:val="21"/>
              </w:rPr>
              <w:t>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市场营销</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户外可见度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宣传布置</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宣传卖点</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宣传物品</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 xml:space="preserve">门牌 </w:t>
            </w:r>
          </w:p>
        </w:tc>
        <w:tc>
          <w:tcPr>
            <w:tcW w:w="1361"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新概念教材</w:t>
            </w:r>
          </w:p>
        </w:tc>
        <w:tc>
          <w:tcPr>
            <w:tcW w:w="1360" w:type="dxa"/>
            <w:gridSpan w:val="2"/>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 xml:space="preserve">    无</w:t>
            </w:r>
          </w:p>
        </w:tc>
        <w:tc>
          <w:tcPr>
            <w:tcW w:w="1361" w:type="dxa"/>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寒假班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综合评价</w:t>
            </w:r>
          </w:p>
        </w:tc>
        <w:tc>
          <w:tcPr>
            <w:tcW w:w="6802" w:type="dxa"/>
            <w:gridSpan w:val="11"/>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位置比较偏僻，在民房里办的，环境很差，去的时候一个老师带着扩音器面对20个左右的学生在讲课。目前仅有一名英语老师，带三个班，受师资和场地影响要想扩张十分困难，学生流失率也较高。</w:t>
            </w:r>
          </w:p>
        </w:tc>
      </w:tr>
    </w:tbl>
    <w:p>
      <w:pPr>
        <w:tabs>
          <w:tab w:val="left" w:pos="0"/>
        </w:tabs>
        <w:ind w:right="-512" w:rightChars="-244"/>
        <w:rPr>
          <w:rFonts w:hint="eastAsia"/>
          <w:b/>
          <w:bCs/>
          <w:sz w:val="32"/>
          <w:szCs w:val="32"/>
        </w:rPr>
      </w:pPr>
    </w:p>
    <w:p>
      <w:pPr>
        <w:tabs>
          <w:tab w:val="left" w:pos="0"/>
        </w:tabs>
        <w:ind w:right="-512" w:rightChars="-244"/>
        <w:rPr>
          <w:rFonts w:hint="eastAsia" w:ascii="宋体" w:hAnsi="宋体" w:eastAsia="宋体" w:cs="宋体"/>
          <w:b/>
          <w:bCs/>
          <w:color w:val="0000FF"/>
          <w:sz w:val="36"/>
          <w:szCs w:val="36"/>
          <w:lang w:val="en-US" w:eastAsia="zh-CN"/>
        </w:rPr>
      </w:pPr>
      <w:r>
        <w:rPr>
          <w:rFonts w:hint="eastAsia"/>
          <w:b/>
          <w:bCs/>
          <w:sz w:val="32"/>
          <w:szCs w:val="32"/>
        </w:rPr>
        <w:t>（</w:t>
      </w:r>
      <w:r>
        <w:rPr>
          <w:rFonts w:hint="eastAsia"/>
          <w:b/>
          <w:bCs/>
          <w:sz w:val="32"/>
          <w:szCs w:val="32"/>
          <w:lang w:eastAsia="zh-CN"/>
        </w:rPr>
        <w:t>八</w:t>
      </w:r>
      <w:r>
        <w:rPr>
          <w:rFonts w:hint="eastAsia"/>
          <w:b/>
          <w:bCs/>
          <w:sz w:val="32"/>
          <w:szCs w:val="32"/>
        </w:rPr>
        <w:t>）</w:t>
      </w:r>
      <w:r>
        <w:rPr>
          <w:rFonts w:hint="eastAsia"/>
          <w:b/>
          <w:bCs/>
          <w:sz w:val="32"/>
          <w:szCs w:val="32"/>
          <w:lang w:eastAsia="zh-CN"/>
        </w:rPr>
        <w:t>锦鹏</w:t>
      </w:r>
      <w:r>
        <w:rPr>
          <w:rFonts w:hint="eastAsia"/>
          <w:b/>
          <w:bCs/>
          <w:sz w:val="32"/>
          <w:szCs w:val="32"/>
          <w:lang w:val="en-US" w:eastAsia="zh-CN"/>
        </w:rPr>
        <w:t>教育</w:t>
      </w:r>
    </w:p>
    <w:p>
      <w:pPr>
        <w:tabs>
          <w:tab w:val="left" w:pos="0"/>
        </w:tabs>
        <w:ind w:right="-512" w:rightChars="-244"/>
        <w:rPr>
          <w:rFonts w:hint="eastAsia"/>
          <w:b/>
          <w:bCs/>
          <w:sz w:val="32"/>
          <w:szCs w:val="32"/>
        </w:rPr>
      </w:pPr>
      <w:r>
        <w:rPr>
          <w:rFonts w:hint="eastAsia"/>
          <w:b/>
          <w:bCs/>
          <w:sz w:val="32"/>
          <w:szCs w:val="32"/>
        </w:rPr>
        <w:drawing>
          <wp:inline distT="0" distB="0" distL="114300" distR="114300">
            <wp:extent cx="2600325" cy="1950720"/>
            <wp:effectExtent l="0" t="0" r="9525" b="11430"/>
            <wp:docPr id="76" name="图片 66" descr="C:\Users\Administrator\Desktop\6.jp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descr="C:\Users\Administrator\Desktop\6.jpg6"/>
                    <pic:cNvPicPr>
                      <a:picLocks noChangeAspect="1"/>
                    </pic:cNvPicPr>
                  </pic:nvPicPr>
                  <pic:blipFill>
                    <a:blip r:embed="rId26"/>
                    <a:stretch>
                      <a:fillRect/>
                    </a:stretch>
                  </pic:blipFill>
                  <pic:spPr>
                    <a:xfrm>
                      <a:off x="0" y="0"/>
                      <a:ext cx="2600325" cy="1950720"/>
                    </a:xfrm>
                    <a:prstGeom prst="rect">
                      <a:avLst/>
                    </a:prstGeom>
                    <a:noFill/>
                    <a:ln w="9525">
                      <a:noFill/>
                    </a:ln>
                  </pic:spPr>
                </pic:pic>
              </a:graphicData>
            </a:graphic>
          </wp:inline>
        </w:drawing>
      </w:r>
      <w:r>
        <w:rPr>
          <w:rFonts w:hint="eastAsia"/>
          <w:b/>
          <w:bCs/>
          <w:sz w:val="32"/>
          <w:szCs w:val="32"/>
        </w:rPr>
        <w:drawing>
          <wp:inline distT="0" distB="0" distL="114300" distR="114300">
            <wp:extent cx="2609850" cy="1957705"/>
            <wp:effectExtent l="0" t="0" r="0" b="4445"/>
            <wp:docPr id="77" name="图片 67" descr="C:\Users\Administrator\Desktop\66.jpg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descr="C:\Users\Administrator\Desktop\66.jpg66"/>
                    <pic:cNvPicPr>
                      <a:picLocks noChangeAspect="1"/>
                    </pic:cNvPicPr>
                  </pic:nvPicPr>
                  <pic:blipFill>
                    <a:blip r:embed="rId27"/>
                    <a:stretch>
                      <a:fillRect/>
                    </a:stretch>
                  </pic:blipFill>
                  <pic:spPr>
                    <a:xfrm>
                      <a:off x="0" y="0"/>
                      <a:ext cx="2609850" cy="1957705"/>
                    </a:xfrm>
                    <a:prstGeom prst="rect">
                      <a:avLst/>
                    </a:prstGeom>
                    <a:noFill/>
                    <a:ln w="9525">
                      <a:noFill/>
                    </a:ln>
                  </pic:spPr>
                </pic:pic>
              </a:graphicData>
            </a:graphic>
          </wp:inline>
        </w:drawing>
      </w:r>
    </w:p>
    <w:p>
      <w:pPr>
        <w:tabs>
          <w:tab w:val="left" w:pos="0"/>
        </w:tabs>
        <w:ind w:right="-512" w:rightChars="-244"/>
        <w:rPr>
          <w:rFonts w:hint="eastAsia"/>
          <w:b/>
          <w:bCs/>
          <w:sz w:val="32"/>
          <w:szCs w:val="32"/>
        </w:rPr>
      </w:pPr>
    </w:p>
    <w:tbl>
      <w:tblPr>
        <w:tblStyle w:val="22"/>
        <w:tblW w:w="81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156"/>
        <w:gridCol w:w="89"/>
        <w:gridCol w:w="1031"/>
        <w:gridCol w:w="329"/>
        <w:gridCol w:w="544"/>
        <w:gridCol w:w="403"/>
        <w:gridCol w:w="414"/>
        <w:gridCol w:w="295"/>
        <w:gridCol w:w="521"/>
        <w:gridCol w:w="544"/>
        <w:gridCol w:w="1088"/>
        <w:gridCol w:w="272"/>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3667" w:type="dxa"/>
            <w:gridSpan w:val="7"/>
            <w:shd w:val="clear" w:color="auto" w:fill="D8D8D8"/>
            <w:noWrap w:val="0"/>
            <w:vAlign w:val="center"/>
          </w:tcPr>
          <w:p>
            <w:pPr>
              <w:tabs>
                <w:tab w:val="left" w:pos="7560"/>
              </w:tabs>
              <w:jc w:val="center"/>
              <w:rPr>
                <w:rFonts w:ascii="华文宋体" w:hAnsi="华文宋体" w:eastAsia="华文宋体"/>
                <w:b/>
                <w:bCs/>
                <w:color w:val="000000"/>
                <w:sz w:val="24"/>
              </w:rPr>
            </w:pPr>
            <w:r>
              <w:rPr>
                <w:rFonts w:ascii="华文宋体" w:hAnsi="华文宋体" w:eastAsia="华文宋体"/>
                <w:b/>
                <w:bCs/>
                <w:color w:val="000000"/>
                <w:sz w:val="24"/>
              </w:rPr>
              <w:t>学校名称</w:t>
            </w:r>
          </w:p>
        </w:tc>
        <w:tc>
          <w:tcPr>
            <w:tcW w:w="4495" w:type="dxa"/>
            <w:gridSpan w:val="7"/>
            <w:shd w:val="clear" w:color="auto" w:fill="D8D8D8"/>
            <w:noWrap w:val="0"/>
            <w:vAlign w:val="center"/>
          </w:tcPr>
          <w:p>
            <w:pPr>
              <w:tabs>
                <w:tab w:val="left" w:pos="7560"/>
              </w:tabs>
              <w:jc w:val="center"/>
              <w:rPr>
                <w:rFonts w:hint="eastAsia" w:ascii="华文宋体" w:hAnsi="华文宋体" w:eastAsia="华文宋体"/>
                <w:b/>
                <w:bCs/>
                <w:color w:val="FF0000"/>
                <w:sz w:val="24"/>
                <w:lang w:val="en-US" w:eastAsia="zh-CN"/>
              </w:rPr>
            </w:pPr>
            <w:r>
              <w:rPr>
                <w:rFonts w:hint="eastAsia" w:ascii="华文宋体" w:hAnsi="华文宋体" w:eastAsia="华文宋体"/>
                <w:b/>
                <w:bCs/>
                <w:color w:val="FF0000"/>
                <w:sz w:val="24"/>
                <w:lang w:val="en-US" w:eastAsia="zh-CN"/>
              </w:rPr>
              <w:t>锦鹏教育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电话</w:t>
            </w:r>
          </w:p>
        </w:tc>
        <w:tc>
          <w:tcPr>
            <w:tcW w:w="2552" w:type="dxa"/>
            <w:gridSpan w:val="6"/>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15373657728付</w:t>
            </w:r>
          </w:p>
        </w:tc>
        <w:tc>
          <w:tcPr>
            <w:tcW w:w="709"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地址</w:t>
            </w:r>
          </w:p>
        </w:tc>
        <w:tc>
          <w:tcPr>
            <w:tcW w:w="3786" w:type="dxa"/>
            <w:gridSpan w:val="5"/>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长寿街道酱油厂十字路口南5米巷子三楼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ascii="华文宋体" w:hAnsi="华文宋体" w:eastAsia="华文宋体"/>
                <w:szCs w:val="21"/>
              </w:rPr>
              <w:t>当地影响力</w:t>
            </w:r>
          </w:p>
        </w:tc>
        <w:tc>
          <w:tcPr>
            <w:tcW w:w="4495" w:type="dxa"/>
            <w:gridSpan w:val="7"/>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影响力一般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学校规模/</w:t>
            </w:r>
            <w:r>
              <w:rPr>
                <w:rFonts w:hint="eastAsia" w:ascii="华文宋体" w:hAnsi="华文宋体" w:eastAsia="华文宋体"/>
                <w:szCs w:val="21"/>
              </w:rPr>
              <w:t>环境</w:t>
            </w:r>
          </w:p>
        </w:tc>
        <w:tc>
          <w:tcPr>
            <w:tcW w:w="5771" w:type="dxa"/>
            <w:gridSpan w:val="10"/>
            <w:noWrap w:val="0"/>
            <w:vAlign w:val="center"/>
          </w:tcPr>
          <w:p>
            <w:pPr>
              <w:autoSpaceDN w:val="0"/>
              <w:rPr>
                <w:rFonts w:hint="eastAsia" w:ascii="华文宋体" w:hAnsi="华文宋体" w:eastAsia="华文宋体"/>
                <w:szCs w:val="21"/>
                <w:lang w:eastAsia="zh-CN"/>
              </w:rPr>
            </w:pPr>
            <w:r>
              <w:rPr>
                <w:rFonts w:hint="eastAsia" w:ascii="华文宋体" w:hAnsi="华文宋体" w:eastAsia="华文宋体"/>
                <w:szCs w:val="21"/>
              </w:rPr>
              <w:t xml:space="preserve">          规模</w:t>
            </w:r>
            <w:r>
              <w:rPr>
                <w:rFonts w:hint="eastAsia" w:ascii="华文宋体" w:hAnsi="华文宋体" w:eastAsia="华文宋体"/>
                <w:szCs w:val="21"/>
                <w:lang w:eastAsia="zh-CN"/>
              </w:rPr>
              <w:t>较小</w:t>
            </w:r>
            <w:r>
              <w:rPr>
                <w:rFonts w:hint="eastAsia" w:ascii="华文宋体" w:hAnsi="华文宋体" w:eastAsia="华文宋体"/>
                <w:szCs w:val="21"/>
              </w:rPr>
              <w:t>，环境</w:t>
            </w:r>
            <w:r>
              <w:rPr>
                <w:rFonts w:hint="eastAsia" w:ascii="华文宋体" w:hAnsi="华文宋体" w:eastAsia="华文宋体"/>
                <w:szCs w:val="21"/>
                <w:lang w:eastAsia="zh-CN"/>
              </w:rPr>
              <w:t>较差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115"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面积</w:t>
            </w:r>
          </w:p>
        </w:tc>
        <w:tc>
          <w:tcPr>
            <w:tcW w:w="1276" w:type="dxa"/>
            <w:gridSpan w:val="3"/>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lang w:val="en-US" w:eastAsia="zh-CN"/>
              </w:rPr>
              <w:t>150</w:t>
            </w:r>
            <w:r>
              <w:rPr>
                <w:rFonts w:hint="eastAsia" w:ascii="华文宋体" w:hAnsi="华文宋体" w:eastAsia="华文宋体"/>
                <w:szCs w:val="21"/>
              </w:rPr>
              <w:t>多平</w:t>
            </w:r>
          </w:p>
        </w:tc>
        <w:tc>
          <w:tcPr>
            <w:tcW w:w="1276"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教室概况</w:t>
            </w:r>
          </w:p>
        </w:tc>
        <w:tc>
          <w:tcPr>
            <w:tcW w:w="4495" w:type="dxa"/>
            <w:gridSpan w:val="7"/>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一餐厅，一集体作业教室，男女宿舍各一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3667" w:type="dxa"/>
            <w:gridSpan w:val="7"/>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在校生</w:t>
            </w:r>
            <w:r>
              <w:rPr>
                <w:rFonts w:ascii="华文宋体" w:hAnsi="华文宋体" w:eastAsia="华文宋体"/>
                <w:szCs w:val="21"/>
              </w:rPr>
              <w:t>/</w:t>
            </w:r>
            <w:r>
              <w:rPr>
                <w:rFonts w:hint="eastAsia" w:ascii="华文宋体" w:hAnsi="华文宋体" w:eastAsia="华文宋体"/>
                <w:szCs w:val="21"/>
              </w:rPr>
              <w:t>生源比例</w:t>
            </w:r>
          </w:p>
        </w:tc>
        <w:tc>
          <w:tcPr>
            <w:tcW w:w="4495" w:type="dxa"/>
            <w:gridSpan w:val="7"/>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 xml:space="preserve">     50人左右，小学留宿托管为主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391"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每班人数</w:t>
            </w:r>
          </w:p>
        </w:tc>
        <w:tc>
          <w:tcPr>
            <w:tcW w:w="5771" w:type="dxa"/>
            <w:gridSpan w:val="10"/>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 xml:space="preserve">     集体作业辅导 托管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ascii="华文宋体" w:hAnsi="华文宋体" w:eastAsia="华文宋体"/>
                <w:b/>
                <w:color w:val="FF0000"/>
                <w:szCs w:val="21"/>
              </w:rPr>
              <w:t>课程设置及</w:t>
            </w:r>
            <w:r>
              <w:rPr>
                <w:rFonts w:hint="eastAsia" w:ascii="华文宋体" w:hAnsi="华文宋体" w:eastAsia="华文宋体"/>
                <w:b/>
                <w:color w:val="FF0000"/>
                <w:szCs w:val="21"/>
              </w:rPr>
              <w:t>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课程名称</w:t>
            </w:r>
          </w:p>
        </w:tc>
        <w:tc>
          <w:tcPr>
            <w:tcW w:w="1993" w:type="dxa"/>
            <w:gridSpan w:val="4"/>
            <w:noWrap w:val="0"/>
            <w:vAlign w:val="center"/>
          </w:tcPr>
          <w:p>
            <w:pPr>
              <w:autoSpaceDN w:val="0"/>
              <w:jc w:val="center"/>
              <w:rPr>
                <w:rFonts w:ascii="华文宋体" w:hAnsi="华文宋体" w:eastAsia="华文宋体"/>
                <w:szCs w:val="21"/>
              </w:rPr>
            </w:pPr>
            <w:r>
              <w:rPr>
                <w:rFonts w:ascii="华文宋体" w:hAnsi="华文宋体" w:eastAsia="华文宋体"/>
                <w:szCs w:val="21"/>
              </w:rPr>
              <w:t>所用教材</w:t>
            </w:r>
          </w:p>
        </w:tc>
        <w:tc>
          <w:tcPr>
            <w:tcW w:w="163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授课模式</w:t>
            </w:r>
          </w:p>
        </w:tc>
        <w:tc>
          <w:tcPr>
            <w:tcW w:w="1632"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收费</w:t>
            </w:r>
          </w:p>
        </w:tc>
        <w:tc>
          <w:tcPr>
            <w:tcW w:w="1633"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年龄段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271"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全托</w:t>
            </w:r>
          </w:p>
        </w:tc>
        <w:tc>
          <w:tcPr>
            <w:tcW w:w="1993" w:type="dxa"/>
            <w:gridSpan w:val="4"/>
            <w:noWrap w:val="0"/>
            <w:vAlign w:val="center"/>
          </w:tcPr>
          <w:p>
            <w:pPr>
              <w:autoSpaceDN w:val="0"/>
              <w:jc w:val="center"/>
              <w:rPr>
                <w:rFonts w:hint="eastAsia" w:ascii="华文宋体" w:hAnsi="华文宋体" w:eastAsia="华文宋体"/>
                <w:szCs w:val="21"/>
              </w:rPr>
            </w:pPr>
            <w:r>
              <w:rPr>
                <w:rFonts w:hint="eastAsia" w:ascii="华文宋体" w:hAnsi="华文宋体" w:eastAsia="华文宋体"/>
                <w:szCs w:val="21"/>
              </w:rPr>
              <w:t>公教</w:t>
            </w:r>
          </w:p>
        </w:tc>
        <w:tc>
          <w:tcPr>
            <w:tcW w:w="1633" w:type="dxa"/>
            <w:gridSpan w:val="4"/>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集体辅导</w:t>
            </w:r>
          </w:p>
        </w:tc>
        <w:tc>
          <w:tcPr>
            <w:tcW w:w="1632" w:type="dxa"/>
            <w:gridSpan w:val="2"/>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500</w:t>
            </w:r>
            <w:r>
              <w:rPr>
                <w:rFonts w:hint="eastAsia" w:ascii="华文宋体" w:hAnsi="华文宋体" w:eastAsia="华文宋体"/>
                <w:szCs w:val="21"/>
              </w:rPr>
              <w:t>元/</w:t>
            </w:r>
            <w:r>
              <w:rPr>
                <w:rFonts w:hint="eastAsia" w:ascii="华文宋体" w:hAnsi="华文宋体" w:eastAsia="华文宋体"/>
                <w:szCs w:val="21"/>
                <w:lang w:eastAsia="zh-CN"/>
              </w:rPr>
              <w:t>月</w:t>
            </w:r>
          </w:p>
        </w:tc>
        <w:tc>
          <w:tcPr>
            <w:tcW w:w="1633"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小学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8162" w:type="dxa"/>
            <w:gridSpan w:val="14"/>
            <w:noWrap w:val="0"/>
            <w:vAlign w:val="center"/>
          </w:tcPr>
          <w:p>
            <w:pPr>
              <w:autoSpaceDN w:val="0"/>
              <w:jc w:val="center"/>
              <w:rPr>
                <w:rFonts w:hint="eastAsia" w:ascii="华文宋体" w:hAnsi="华文宋体" w:eastAsia="华文宋体"/>
                <w:szCs w:val="21"/>
                <w:lang w:val="en-US" w:eastAsia="zh-CN"/>
              </w:rPr>
            </w:pPr>
            <w:r>
              <w:rPr>
                <w:rFonts w:ascii="华文宋体" w:hAnsi="华文宋体" w:eastAsia="华文宋体"/>
                <w:szCs w:val="21"/>
              </w:rPr>
              <w:t>备注：</w:t>
            </w:r>
            <w:r>
              <w:rPr>
                <w:rFonts w:hint="eastAsia" w:ascii="华文宋体" w:hAnsi="华文宋体" w:eastAsia="华文宋体"/>
                <w:szCs w:val="21"/>
                <w:lang w:eastAsia="zh-CN"/>
              </w:rPr>
              <w:t>每周一到周五下午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8162" w:type="dxa"/>
            <w:gridSpan w:val="14"/>
            <w:shd w:val="clear" w:color="auto" w:fill="D8D8D8"/>
            <w:noWrap w:val="0"/>
            <w:vAlign w:val="center"/>
          </w:tcPr>
          <w:p>
            <w:pPr>
              <w:autoSpaceDN w:val="0"/>
              <w:jc w:val="center"/>
              <w:rPr>
                <w:rFonts w:ascii="华文宋体" w:hAnsi="华文宋体" w:eastAsia="华文宋体"/>
                <w:b/>
                <w:color w:val="FF0000"/>
                <w:szCs w:val="21"/>
              </w:rPr>
            </w:pPr>
            <w:r>
              <w:rPr>
                <w:rFonts w:hint="eastAsia" w:ascii="华文宋体" w:hAnsi="华文宋体" w:eastAsia="华文宋体"/>
                <w:b/>
                <w:color w:val="FF0000"/>
                <w:szCs w:val="21"/>
              </w:rPr>
              <w:t>销售</w:t>
            </w:r>
            <w:r>
              <w:rPr>
                <w:rFonts w:ascii="华文宋体" w:hAnsi="华文宋体" w:eastAsia="华文宋体"/>
                <w:b/>
                <w:color w:val="FF0000"/>
                <w:szCs w:val="21"/>
              </w:rPr>
              <w:t>及市场营销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销售技巧</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英语能力</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形象气质</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着装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良好</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一般</w:t>
            </w:r>
          </w:p>
        </w:tc>
        <w:tc>
          <w:tcPr>
            <w:tcW w:w="1360"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有</w:t>
            </w: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一般</w:t>
            </w:r>
          </w:p>
        </w:tc>
        <w:tc>
          <w:tcPr>
            <w:tcW w:w="1361" w:type="dxa"/>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rPr>
              <w:t>无</w:t>
            </w:r>
            <w:r>
              <w:rPr>
                <w:rFonts w:ascii="华文宋体" w:hAnsi="华文宋体" w:eastAsia="华文宋体"/>
                <w:szCs w:val="21"/>
              </w:rPr>
              <w:t>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restart"/>
            <w:noWrap w:val="0"/>
            <w:vAlign w:val="center"/>
          </w:tcPr>
          <w:p>
            <w:pPr>
              <w:autoSpaceDN w:val="0"/>
              <w:jc w:val="center"/>
              <w:rPr>
                <w:rFonts w:ascii="华文宋体" w:hAnsi="华文宋体" w:eastAsia="华文宋体"/>
                <w:szCs w:val="21"/>
              </w:rPr>
            </w:pPr>
            <w:r>
              <w:rPr>
                <w:rFonts w:ascii="华文宋体" w:hAnsi="华文宋体" w:eastAsia="华文宋体"/>
                <w:szCs w:val="21"/>
              </w:rPr>
              <w:t>市场营销</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户外可见度</w:t>
            </w:r>
          </w:p>
        </w:tc>
        <w:tc>
          <w:tcPr>
            <w:tcW w:w="1361"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宣传布置</w:t>
            </w:r>
          </w:p>
        </w:tc>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宣传卖点</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宣传物品</w:t>
            </w:r>
          </w:p>
        </w:tc>
        <w:tc>
          <w:tcPr>
            <w:tcW w:w="1361" w:type="dxa"/>
            <w:noWrap w:val="0"/>
            <w:vAlign w:val="center"/>
          </w:tcPr>
          <w:p>
            <w:pPr>
              <w:autoSpaceDN w:val="0"/>
              <w:jc w:val="center"/>
              <w:rPr>
                <w:rFonts w:ascii="华文宋体" w:hAnsi="华文宋体" w:eastAsia="华文宋体"/>
                <w:szCs w:val="21"/>
              </w:rPr>
            </w:pPr>
            <w:r>
              <w:rPr>
                <w:rFonts w:ascii="华文宋体" w:hAnsi="华文宋体" w:eastAsia="华文宋体"/>
                <w:szCs w:val="21"/>
              </w:rPr>
              <w:t>宣传内容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1360" w:type="dxa"/>
            <w:gridSpan w:val="3"/>
            <w:vMerge w:val="continue"/>
            <w:noWrap w:val="0"/>
            <w:vAlign w:val="center"/>
          </w:tcPr>
          <w:p>
            <w:pPr>
              <w:autoSpaceDN w:val="0"/>
              <w:jc w:val="center"/>
              <w:rPr>
                <w:rFonts w:ascii="华文宋体" w:hAnsi="华文宋体" w:eastAsia="华文宋体"/>
                <w:szCs w:val="21"/>
              </w:rPr>
            </w:pPr>
          </w:p>
        </w:tc>
        <w:tc>
          <w:tcPr>
            <w:tcW w:w="1360" w:type="dxa"/>
            <w:gridSpan w:val="2"/>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广告牌</w:t>
            </w:r>
          </w:p>
        </w:tc>
        <w:tc>
          <w:tcPr>
            <w:tcW w:w="1361" w:type="dxa"/>
            <w:gridSpan w:val="3"/>
            <w:noWrap w:val="0"/>
            <w:vAlign w:val="center"/>
          </w:tcPr>
          <w:p>
            <w:pPr>
              <w:autoSpaceDN w:val="0"/>
              <w:jc w:val="center"/>
              <w:rPr>
                <w:rFonts w:hint="eastAsia" w:ascii="华文宋体" w:hAnsi="华文宋体" w:eastAsia="华文宋体"/>
                <w:szCs w:val="21"/>
                <w:lang w:eastAsia="zh-CN"/>
              </w:rPr>
            </w:pPr>
            <w:r>
              <w:rPr>
                <w:rFonts w:hint="eastAsia" w:ascii="华文宋体" w:hAnsi="华文宋体" w:eastAsia="华文宋体"/>
                <w:szCs w:val="21"/>
                <w:lang w:eastAsia="zh-CN"/>
              </w:rPr>
              <w:t>无</w:t>
            </w:r>
          </w:p>
        </w:tc>
        <w:tc>
          <w:tcPr>
            <w:tcW w:w="1360" w:type="dxa"/>
            <w:gridSpan w:val="3"/>
            <w:noWrap w:val="0"/>
            <w:vAlign w:val="center"/>
          </w:tcPr>
          <w:p>
            <w:pPr>
              <w:autoSpaceDN w:val="0"/>
              <w:jc w:val="center"/>
              <w:rPr>
                <w:rFonts w:hint="eastAsia" w:ascii="华文宋体" w:hAnsi="华文宋体" w:eastAsia="华文宋体"/>
                <w:szCs w:val="21"/>
                <w:lang w:val="en-US" w:eastAsia="zh-CN"/>
              </w:rPr>
            </w:pPr>
            <w:r>
              <w:rPr>
                <w:rFonts w:hint="eastAsia" w:ascii="华文宋体" w:hAnsi="华文宋体" w:eastAsia="华文宋体"/>
                <w:szCs w:val="21"/>
                <w:lang w:val="en-US" w:eastAsia="zh-CN"/>
              </w:rPr>
              <w:t>无</w:t>
            </w:r>
          </w:p>
        </w:tc>
        <w:tc>
          <w:tcPr>
            <w:tcW w:w="1360" w:type="dxa"/>
            <w:gridSpan w:val="2"/>
            <w:noWrap w:val="0"/>
            <w:vAlign w:val="center"/>
          </w:tcPr>
          <w:p>
            <w:pPr>
              <w:autoSpaceDN w:val="0"/>
              <w:jc w:val="center"/>
              <w:rPr>
                <w:rFonts w:ascii="华文宋体" w:hAnsi="华文宋体" w:eastAsia="华文宋体"/>
                <w:szCs w:val="21"/>
              </w:rPr>
            </w:pPr>
            <w:r>
              <w:rPr>
                <w:rFonts w:ascii="华文宋体" w:hAnsi="华文宋体" w:eastAsia="华文宋体"/>
                <w:szCs w:val="21"/>
              </w:rPr>
              <w:t xml:space="preserve">传单 </w:t>
            </w:r>
            <w:r>
              <w:rPr>
                <w:rFonts w:hint="eastAsia" w:ascii="华文宋体" w:hAnsi="华文宋体" w:eastAsia="华文宋体"/>
                <w:szCs w:val="21"/>
              </w:rPr>
              <w:t>海报</w:t>
            </w:r>
          </w:p>
        </w:tc>
        <w:tc>
          <w:tcPr>
            <w:tcW w:w="1361" w:type="dxa"/>
            <w:noWrap w:val="0"/>
            <w:vAlign w:val="center"/>
          </w:tcPr>
          <w:p>
            <w:pPr>
              <w:autoSpaceDN w:val="0"/>
              <w:jc w:val="center"/>
              <w:rPr>
                <w:rFonts w:ascii="华文宋体" w:hAnsi="华文宋体" w:eastAsia="华文宋体"/>
                <w:szCs w:val="21"/>
              </w:rPr>
            </w:pPr>
            <w:r>
              <w:rPr>
                <w:rFonts w:hint="eastAsia" w:ascii="华文宋体" w:hAnsi="华文宋体" w:eastAsia="华文宋体"/>
                <w:szCs w:val="21"/>
                <w:lang w:val="en-US" w:eastAsia="zh-CN"/>
              </w:rPr>
              <w:t>暑假</w:t>
            </w:r>
            <w:r>
              <w:rPr>
                <w:rFonts w:ascii="华文宋体" w:hAnsi="华文宋体" w:eastAsia="华文宋体"/>
                <w:szCs w:val="21"/>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360" w:type="dxa"/>
            <w:gridSpan w:val="3"/>
            <w:noWrap w:val="0"/>
            <w:vAlign w:val="center"/>
          </w:tcPr>
          <w:p>
            <w:pPr>
              <w:autoSpaceDN w:val="0"/>
              <w:jc w:val="center"/>
              <w:rPr>
                <w:rFonts w:ascii="华文宋体" w:hAnsi="华文宋体" w:eastAsia="华文宋体"/>
                <w:szCs w:val="21"/>
              </w:rPr>
            </w:pPr>
            <w:r>
              <w:rPr>
                <w:rFonts w:ascii="华文宋体" w:hAnsi="华文宋体" w:eastAsia="华文宋体"/>
                <w:szCs w:val="21"/>
              </w:rPr>
              <w:t>综合评价</w:t>
            </w:r>
          </w:p>
        </w:tc>
        <w:tc>
          <w:tcPr>
            <w:tcW w:w="6802" w:type="dxa"/>
            <w:gridSpan w:val="11"/>
            <w:noWrap w:val="0"/>
            <w:vAlign w:val="center"/>
          </w:tcPr>
          <w:p>
            <w:pPr>
              <w:autoSpaceDN w:val="0"/>
              <w:jc w:val="both"/>
              <w:rPr>
                <w:rFonts w:hint="eastAsia" w:ascii="华文宋体" w:hAnsi="华文宋体" w:eastAsia="华文宋体"/>
                <w:szCs w:val="21"/>
                <w:lang w:val="en-US" w:eastAsia="zh-CN"/>
              </w:rPr>
            </w:pPr>
            <w:r>
              <w:rPr>
                <w:rFonts w:hint="eastAsia" w:ascii="华文宋体" w:hAnsi="华文宋体" w:eastAsia="华文宋体"/>
                <w:szCs w:val="21"/>
                <w:lang w:val="en-US" w:eastAsia="zh-CN"/>
              </w:rPr>
              <w:t>环境较差，主要为那些离家远以及没有时间照顾学生的家长提供了方便，集体吃饭，集体住宿，对于作业辅导效果也好不到哪去，承办人是学校的两个老师，招生这块有优势，但久了会让孩子养成很多不好的习惯。</w:t>
            </w:r>
          </w:p>
        </w:tc>
      </w:tr>
    </w:tbl>
    <w:p>
      <w:pPr>
        <w:tabs>
          <w:tab w:val="left" w:pos="0"/>
        </w:tabs>
        <w:ind w:right="-512" w:rightChars="-244"/>
        <w:rPr>
          <w:rFonts w:hint="eastAsia"/>
          <w:b/>
          <w:bCs/>
          <w:sz w:val="32"/>
          <w:szCs w:val="32"/>
        </w:rPr>
      </w:pPr>
    </w:p>
    <w:p>
      <w:pPr>
        <w:pStyle w:val="29"/>
        <w:rPr>
          <w:b/>
          <w:bCs/>
          <w:color w:val="000000"/>
          <w:sz w:val="36"/>
          <w:szCs w:val="32"/>
        </w:rPr>
      </w:pPr>
      <w:r>
        <w:rPr>
          <w:rFonts w:hint="eastAsia"/>
          <w:b/>
          <w:bCs/>
          <w:color w:val="000000"/>
          <w:sz w:val="36"/>
          <w:szCs w:val="32"/>
        </w:rPr>
        <w:t>五、</w:t>
      </w:r>
      <w:r>
        <w:rPr>
          <w:rFonts w:hint="eastAsia"/>
          <w:b/>
          <w:bCs/>
          <w:color w:val="000000"/>
          <w:sz w:val="36"/>
          <w:szCs w:val="32"/>
          <w:lang w:eastAsia="zh-CN"/>
        </w:rPr>
        <w:t>新乐市东长寿学校</w:t>
      </w:r>
      <w:r>
        <w:rPr>
          <w:rFonts w:hint="eastAsia"/>
          <w:b/>
          <w:bCs/>
          <w:color w:val="000000"/>
          <w:sz w:val="36"/>
          <w:szCs w:val="32"/>
        </w:rPr>
        <w:t>片区社区情况</w:t>
      </w:r>
    </w:p>
    <w:p>
      <w:pPr>
        <w:autoSpaceDN w:val="0"/>
        <w:spacing w:line="0" w:lineRule="atLeast"/>
      </w:pPr>
    </w:p>
    <w:p>
      <w:pPr>
        <w:pStyle w:val="29"/>
        <w:rPr>
          <w:b/>
          <w:bCs/>
          <w:color w:val="0000FF"/>
          <w:sz w:val="36"/>
          <w:szCs w:val="32"/>
        </w:rPr>
      </w:pPr>
      <w:r>
        <w:rPr>
          <w:rFonts w:ascii="宋体" w:hAnsi="宋体"/>
          <w:sz w:val="32"/>
          <w:szCs w:val="32"/>
        </w:rPr>
        <w:drawing>
          <wp:anchor distT="0" distB="0" distL="0" distR="0" simplePos="0" relativeHeight="251707392" behindDoc="0" locked="0" layoutInCell="1" allowOverlap="1">
            <wp:simplePos x="0" y="0"/>
            <wp:positionH relativeFrom="column">
              <wp:posOffset>2666365</wp:posOffset>
            </wp:positionH>
            <wp:positionV relativeFrom="paragraph">
              <wp:posOffset>15875</wp:posOffset>
            </wp:positionV>
            <wp:extent cx="2589530" cy="1942465"/>
            <wp:effectExtent l="0" t="0" r="1270" b="635"/>
            <wp:wrapTopAndBottom/>
            <wp:docPr id="49" name="图片 70" descr="C:\Users\Administrator\Desktop\微信图片_20181208234056.jpg微信图片_2018120823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0" descr="C:\Users\Administrator\Desktop\微信图片_20181208234056.jpg微信图片_20181208234056"/>
                    <pic:cNvPicPr>
                      <a:picLocks noChangeAspect="1"/>
                    </pic:cNvPicPr>
                  </pic:nvPicPr>
                  <pic:blipFill>
                    <a:blip r:embed="rId28"/>
                    <a:stretch>
                      <a:fillRect/>
                    </a:stretch>
                  </pic:blipFill>
                  <pic:spPr>
                    <a:xfrm>
                      <a:off x="0" y="0"/>
                      <a:ext cx="2589530" cy="1942465"/>
                    </a:xfrm>
                    <a:prstGeom prst="rect">
                      <a:avLst/>
                    </a:prstGeom>
                    <a:noFill/>
                    <a:ln w="9525">
                      <a:noFill/>
                    </a:ln>
                  </pic:spPr>
                </pic:pic>
              </a:graphicData>
            </a:graphic>
          </wp:anchor>
        </w:drawing>
      </w:r>
      <w:r>
        <w:rPr>
          <w:rFonts w:ascii="宋体" w:hAnsi="宋体"/>
          <w:sz w:val="24"/>
        </w:rPr>
        <w:drawing>
          <wp:anchor distT="0" distB="0" distL="0" distR="0" simplePos="0" relativeHeight="251706368" behindDoc="0" locked="0" layoutInCell="1" allowOverlap="1">
            <wp:simplePos x="0" y="0"/>
            <wp:positionH relativeFrom="column">
              <wp:posOffset>29210</wp:posOffset>
            </wp:positionH>
            <wp:positionV relativeFrom="paragraph">
              <wp:posOffset>5715</wp:posOffset>
            </wp:positionV>
            <wp:extent cx="2589530" cy="1942465"/>
            <wp:effectExtent l="0" t="0" r="1270" b="635"/>
            <wp:wrapTopAndBottom/>
            <wp:docPr id="48" name="图片 71" descr="C:\Users\Administrator\Desktop\微信图片_20181208234110.jpg微信图片_2018120823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1" descr="C:\Users\Administrator\Desktop\微信图片_20181208234110.jpg微信图片_20181208234110"/>
                    <pic:cNvPicPr>
                      <a:picLocks noChangeAspect="1"/>
                    </pic:cNvPicPr>
                  </pic:nvPicPr>
                  <pic:blipFill>
                    <a:blip r:embed="rId29"/>
                    <a:stretch>
                      <a:fillRect/>
                    </a:stretch>
                  </pic:blipFill>
                  <pic:spPr>
                    <a:xfrm>
                      <a:off x="0" y="0"/>
                      <a:ext cx="2589530" cy="1942465"/>
                    </a:xfrm>
                    <a:prstGeom prst="rect">
                      <a:avLst/>
                    </a:prstGeom>
                    <a:noFill/>
                    <a:ln w="9525">
                      <a:noFill/>
                    </a:ln>
                  </pic:spPr>
                </pic:pic>
              </a:graphicData>
            </a:graphic>
          </wp:anchor>
        </w:drawing>
      </w:r>
    </w:p>
    <w:tbl>
      <w:tblPr>
        <w:tblStyle w:val="2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4"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社区名称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hint="eastAsia" w:eastAsia="宋体"/>
                <w:b/>
                <w:color w:val="FF0000"/>
                <w:sz w:val="28"/>
                <w:szCs w:val="28"/>
                <w:lang w:val="en-US" w:eastAsia="zh-CN"/>
              </w:rPr>
            </w:pPr>
            <w:r>
              <w:rPr>
                <w:rFonts w:hint="eastAsia"/>
                <w:b/>
                <w:color w:val="FF0000"/>
                <w:sz w:val="28"/>
                <w:szCs w:val="28"/>
                <w:lang w:val="en-US" w:eastAsia="zh-CN"/>
              </w:rPr>
              <w:t>星河湾花园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3"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竣工时间</w:t>
            </w:r>
            <w:r>
              <w:rPr>
                <w:sz w:val="28"/>
                <w:szCs w:val="28"/>
              </w:rPr>
              <w:t>／</w:t>
            </w:r>
            <w:r>
              <w:rPr>
                <w:rFonts w:hint="eastAsia"/>
                <w:sz w:val="28"/>
                <w:szCs w:val="28"/>
              </w:rPr>
              <w:t>户数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sz w:val="28"/>
                <w:szCs w:val="28"/>
              </w:rPr>
            </w:pPr>
            <w:r>
              <w:rPr>
                <w:rFonts w:ascii="Arial" w:hAnsi="Arial" w:cs="Arial"/>
                <w:color w:val="000000"/>
                <w:sz w:val="28"/>
                <w:szCs w:val="28"/>
              </w:rPr>
              <w:t>20</w:t>
            </w:r>
            <w:r>
              <w:rPr>
                <w:rFonts w:hint="eastAsia" w:ascii="Arial" w:hAnsi="Arial" w:cs="Arial"/>
                <w:color w:val="000000"/>
                <w:sz w:val="28"/>
                <w:szCs w:val="28"/>
              </w:rPr>
              <w:t>1</w:t>
            </w:r>
            <w:r>
              <w:rPr>
                <w:rFonts w:hint="eastAsia" w:ascii="Arial" w:hAnsi="Arial" w:cs="Arial"/>
                <w:color w:val="000000"/>
                <w:sz w:val="28"/>
                <w:szCs w:val="28"/>
                <w:lang w:val="en-US" w:eastAsia="zh-CN"/>
              </w:rPr>
              <w:t>3</w:t>
            </w:r>
            <w:r>
              <w:rPr>
                <w:rFonts w:hint="eastAsia" w:ascii="Arial" w:hAnsi="Arial" w:cs="Arial"/>
                <w:color w:val="000000"/>
                <w:sz w:val="28"/>
                <w:szCs w:val="28"/>
              </w:rPr>
              <w:t>年，</w:t>
            </w:r>
            <w:r>
              <w:rPr>
                <w:rFonts w:hint="eastAsia" w:ascii="Arial" w:hAnsi="Arial" w:cs="Arial"/>
                <w:color w:val="000000"/>
                <w:sz w:val="28"/>
                <w:szCs w:val="28"/>
                <w:lang w:val="en-US" w:eastAsia="zh-CN"/>
              </w:rPr>
              <w:t>1920</w:t>
            </w:r>
            <w:r>
              <w:rPr>
                <w:rFonts w:ascii="Arial" w:hAnsi="Arial" w:cs="Arial"/>
                <w:color w:val="000000"/>
                <w:sz w:val="28"/>
                <w:szCs w:val="28"/>
              </w:rPr>
              <w:t>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0"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入住率</w:t>
            </w:r>
            <w:r>
              <w:rPr>
                <w:sz w:val="28"/>
                <w:szCs w:val="28"/>
              </w:rPr>
              <w:t>／</w:t>
            </w:r>
            <w:r>
              <w:rPr>
                <w:rFonts w:hint="eastAsia"/>
                <w:sz w:val="28"/>
                <w:szCs w:val="28"/>
              </w:rPr>
              <w:t>售价</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ascii="宋体" w:hAnsi="宋体"/>
                <w:sz w:val="28"/>
                <w:szCs w:val="28"/>
              </w:rPr>
            </w:pPr>
            <w:r>
              <w:rPr>
                <w:rFonts w:hint="eastAsia" w:ascii="Arial" w:hAnsi="Arial" w:cs="Arial"/>
                <w:color w:val="000000"/>
                <w:sz w:val="28"/>
                <w:szCs w:val="28"/>
              </w:rPr>
              <w:t>入住率</w:t>
            </w:r>
            <w:r>
              <w:rPr>
                <w:rFonts w:hint="eastAsia" w:ascii="Arial" w:hAnsi="Arial" w:cs="Arial"/>
                <w:color w:val="000000"/>
                <w:sz w:val="28"/>
                <w:szCs w:val="28"/>
                <w:lang w:val="en-US" w:eastAsia="zh-CN"/>
              </w:rPr>
              <w:t>6</w:t>
            </w:r>
            <w:r>
              <w:rPr>
                <w:rFonts w:hint="eastAsia" w:ascii="Arial" w:hAnsi="Arial" w:cs="Arial"/>
                <w:color w:val="000000"/>
                <w:sz w:val="28"/>
                <w:szCs w:val="28"/>
              </w:rPr>
              <w:t>5%</w:t>
            </w:r>
            <w:r>
              <w:rPr>
                <w:rFonts w:ascii="Arial" w:hAnsi="Arial" w:cs="Arial"/>
                <w:color w:val="000000"/>
                <w:sz w:val="28"/>
                <w:szCs w:val="28"/>
              </w:rPr>
              <w:t>，</w:t>
            </w:r>
            <w:r>
              <w:rPr>
                <w:rFonts w:hint="eastAsia" w:ascii="Arial" w:hAnsi="Arial" w:cs="Arial"/>
                <w:color w:val="000000"/>
                <w:sz w:val="28"/>
                <w:szCs w:val="28"/>
                <w:lang w:val="en-US" w:eastAsia="zh-CN"/>
              </w:rPr>
              <w:t>6650</w:t>
            </w:r>
            <w:r>
              <w:rPr>
                <w:rFonts w:ascii="Arial" w:hAnsi="Arial" w:cs="Arial"/>
                <w:color w:val="000000"/>
                <w:sz w:val="28"/>
                <w:szCs w:val="28"/>
              </w:rPr>
              <w:t>元／平方</w:t>
            </w:r>
          </w:p>
        </w:tc>
      </w:tr>
    </w:tbl>
    <w:p>
      <w:pPr>
        <w:pStyle w:val="29"/>
        <w:rPr>
          <w:b/>
          <w:bCs/>
          <w:color w:val="0000FF"/>
          <w:sz w:val="36"/>
          <w:szCs w:val="32"/>
        </w:rPr>
      </w:pPr>
      <w:r>
        <w:rPr>
          <w:rFonts w:ascii="宋体" w:hAnsi="宋体"/>
          <w:sz w:val="32"/>
          <w:szCs w:val="32"/>
        </w:rPr>
        <w:drawing>
          <wp:anchor distT="0" distB="0" distL="0" distR="0" simplePos="0" relativeHeight="251709440" behindDoc="0" locked="0" layoutInCell="1" allowOverlap="1">
            <wp:simplePos x="0" y="0"/>
            <wp:positionH relativeFrom="column">
              <wp:posOffset>2654935</wp:posOffset>
            </wp:positionH>
            <wp:positionV relativeFrom="paragraph">
              <wp:posOffset>240665</wp:posOffset>
            </wp:positionV>
            <wp:extent cx="2556510" cy="1917700"/>
            <wp:effectExtent l="0" t="0" r="15240" b="6350"/>
            <wp:wrapTopAndBottom/>
            <wp:docPr id="51" name="图片 72" descr="C:\Users\Administrator\Desktop\微信图片_20181208234136.jpg微信图片_2018120823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2" descr="C:\Users\Administrator\Desktop\微信图片_20181208234136.jpg微信图片_20181208234136"/>
                    <pic:cNvPicPr>
                      <a:picLocks noChangeAspect="1"/>
                    </pic:cNvPicPr>
                  </pic:nvPicPr>
                  <pic:blipFill>
                    <a:blip r:embed="rId30"/>
                    <a:stretch>
                      <a:fillRect/>
                    </a:stretch>
                  </pic:blipFill>
                  <pic:spPr>
                    <a:xfrm>
                      <a:off x="0" y="0"/>
                      <a:ext cx="2556510" cy="1917700"/>
                    </a:xfrm>
                    <a:prstGeom prst="rect">
                      <a:avLst/>
                    </a:prstGeom>
                    <a:noFill/>
                    <a:ln w="9525">
                      <a:noFill/>
                    </a:ln>
                  </pic:spPr>
                </pic:pic>
              </a:graphicData>
            </a:graphic>
          </wp:anchor>
        </w:drawing>
      </w:r>
      <w:r>
        <w:rPr>
          <w:rFonts w:ascii="宋体" w:hAnsi="宋体"/>
          <w:sz w:val="24"/>
        </w:rPr>
        <w:drawing>
          <wp:anchor distT="0" distB="0" distL="0" distR="0" simplePos="0" relativeHeight="251708416" behindDoc="0" locked="0" layoutInCell="1" allowOverlap="1">
            <wp:simplePos x="0" y="0"/>
            <wp:positionH relativeFrom="column">
              <wp:posOffset>25400</wp:posOffset>
            </wp:positionH>
            <wp:positionV relativeFrom="paragraph">
              <wp:posOffset>282575</wp:posOffset>
            </wp:positionV>
            <wp:extent cx="2541905" cy="1906905"/>
            <wp:effectExtent l="0" t="0" r="10795" b="17145"/>
            <wp:wrapTopAndBottom/>
            <wp:docPr id="50" name="图片 73" descr="C:\Users\Administrator\Desktop\微信图片_20181208234127.jpg微信图片_2018120823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3" descr="C:\Users\Administrator\Desktop\微信图片_20181208234127.jpg微信图片_20181208234127"/>
                    <pic:cNvPicPr>
                      <a:picLocks noChangeAspect="1"/>
                    </pic:cNvPicPr>
                  </pic:nvPicPr>
                  <pic:blipFill>
                    <a:blip r:embed="rId31"/>
                    <a:stretch>
                      <a:fillRect/>
                    </a:stretch>
                  </pic:blipFill>
                  <pic:spPr>
                    <a:xfrm>
                      <a:off x="0" y="0"/>
                      <a:ext cx="2541905" cy="1906905"/>
                    </a:xfrm>
                    <a:prstGeom prst="rect">
                      <a:avLst/>
                    </a:prstGeom>
                    <a:noFill/>
                    <a:ln w="9525">
                      <a:noFill/>
                    </a:ln>
                  </pic:spPr>
                </pic:pic>
              </a:graphicData>
            </a:graphic>
          </wp:anchor>
        </w:drawing>
      </w:r>
    </w:p>
    <w:tbl>
      <w:tblPr>
        <w:tblStyle w:val="2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4"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社区名称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hint="eastAsia" w:eastAsia="宋体"/>
                <w:b/>
                <w:color w:val="FF0000"/>
                <w:sz w:val="28"/>
                <w:szCs w:val="28"/>
                <w:lang w:val="en-US" w:eastAsia="zh-CN"/>
              </w:rPr>
            </w:pPr>
            <w:r>
              <w:rPr>
                <w:rFonts w:hint="eastAsia"/>
                <w:b/>
                <w:color w:val="FF0000"/>
                <w:sz w:val="28"/>
                <w:szCs w:val="28"/>
                <w:lang w:val="en-US" w:eastAsia="zh-CN"/>
              </w:rPr>
              <w:t>御华名府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3"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竣工时间</w:t>
            </w:r>
            <w:r>
              <w:rPr>
                <w:sz w:val="28"/>
                <w:szCs w:val="28"/>
              </w:rPr>
              <w:t>／</w:t>
            </w:r>
            <w:r>
              <w:rPr>
                <w:rFonts w:hint="eastAsia"/>
                <w:sz w:val="28"/>
                <w:szCs w:val="28"/>
              </w:rPr>
              <w:t>户数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sz w:val="28"/>
                <w:szCs w:val="28"/>
              </w:rPr>
            </w:pPr>
            <w:r>
              <w:rPr>
                <w:rFonts w:ascii="Arial" w:hAnsi="Arial" w:cs="Arial"/>
                <w:color w:val="000000"/>
                <w:sz w:val="28"/>
                <w:szCs w:val="28"/>
              </w:rPr>
              <w:t>20</w:t>
            </w:r>
            <w:r>
              <w:rPr>
                <w:rFonts w:hint="eastAsia" w:ascii="Arial" w:hAnsi="Arial" w:cs="Arial"/>
                <w:color w:val="000000"/>
                <w:sz w:val="28"/>
                <w:szCs w:val="28"/>
                <w:lang w:val="en-US" w:eastAsia="zh-CN"/>
              </w:rPr>
              <w:t>14</w:t>
            </w:r>
            <w:r>
              <w:rPr>
                <w:rFonts w:hint="eastAsia" w:ascii="Arial" w:hAnsi="Arial" w:cs="Arial"/>
                <w:color w:val="000000"/>
                <w:sz w:val="28"/>
                <w:szCs w:val="28"/>
              </w:rPr>
              <w:t>年，</w:t>
            </w:r>
            <w:r>
              <w:rPr>
                <w:rFonts w:hint="eastAsia" w:ascii="Arial" w:hAnsi="Arial" w:cs="Arial"/>
                <w:color w:val="000000"/>
                <w:sz w:val="28"/>
                <w:szCs w:val="28"/>
                <w:lang w:val="en-US" w:eastAsia="zh-CN"/>
              </w:rPr>
              <w:t>986</w:t>
            </w:r>
            <w:r>
              <w:rPr>
                <w:rFonts w:ascii="Arial" w:hAnsi="Arial" w:cs="Arial"/>
                <w:color w:val="000000"/>
                <w:sz w:val="28"/>
                <w:szCs w:val="28"/>
              </w:rPr>
              <w:t>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0"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入住率</w:t>
            </w:r>
            <w:r>
              <w:rPr>
                <w:sz w:val="28"/>
                <w:szCs w:val="28"/>
              </w:rPr>
              <w:t>／</w:t>
            </w:r>
            <w:r>
              <w:rPr>
                <w:rFonts w:hint="eastAsia"/>
                <w:sz w:val="28"/>
                <w:szCs w:val="28"/>
              </w:rPr>
              <w:t>售价</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ascii="宋体" w:hAnsi="宋体"/>
                <w:sz w:val="28"/>
                <w:szCs w:val="28"/>
              </w:rPr>
            </w:pPr>
            <w:r>
              <w:rPr>
                <w:rFonts w:hint="eastAsia" w:ascii="Arial" w:hAnsi="Arial" w:cs="Arial"/>
                <w:color w:val="000000"/>
                <w:sz w:val="28"/>
                <w:szCs w:val="28"/>
              </w:rPr>
              <w:t>入住率</w:t>
            </w:r>
            <w:r>
              <w:rPr>
                <w:rFonts w:hint="eastAsia" w:ascii="Arial" w:hAnsi="Arial" w:cs="Arial"/>
                <w:color w:val="000000"/>
                <w:sz w:val="28"/>
                <w:szCs w:val="28"/>
                <w:lang w:val="en-US" w:eastAsia="zh-CN"/>
              </w:rPr>
              <w:t>7</w:t>
            </w:r>
            <w:r>
              <w:rPr>
                <w:rFonts w:hint="eastAsia" w:ascii="Arial" w:hAnsi="Arial" w:cs="Arial"/>
                <w:color w:val="000000"/>
                <w:sz w:val="28"/>
                <w:szCs w:val="28"/>
              </w:rPr>
              <w:t>5</w:t>
            </w:r>
            <w:r>
              <w:rPr>
                <w:rFonts w:ascii="Arial" w:hAnsi="Arial" w:cs="Arial"/>
                <w:color w:val="000000"/>
                <w:sz w:val="28"/>
                <w:szCs w:val="28"/>
              </w:rPr>
              <w:t>％，</w:t>
            </w:r>
            <w:r>
              <w:rPr>
                <w:rFonts w:hint="eastAsia" w:ascii="Arial" w:hAnsi="Arial" w:cs="Arial"/>
                <w:color w:val="000000"/>
                <w:sz w:val="28"/>
                <w:szCs w:val="28"/>
                <w:lang w:val="en-US" w:eastAsia="zh-CN"/>
              </w:rPr>
              <w:t>6700</w:t>
            </w:r>
            <w:r>
              <w:rPr>
                <w:rFonts w:ascii="Arial" w:hAnsi="Arial" w:cs="Arial"/>
                <w:color w:val="000000"/>
                <w:sz w:val="28"/>
                <w:szCs w:val="28"/>
              </w:rPr>
              <w:t>元／平方</w:t>
            </w:r>
          </w:p>
        </w:tc>
      </w:tr>
    </w:tbl>
    <w:p>
      <w:pPr>
        <w:autoSpaceDN w:val="0"/>
        <w:spacing w:line="0" w:lineRule="atLeast"/>
      </w:pPr>
    </w:p>
    <w:p>
      <w:pPr>
        <w:autoSpaceDN w:val="0"/>
        <w:spacing w:line="0" w:lineRule="atLeast"/>
      </w:pPr>
    </w:p>
    <w:p>
      <w:pPr>
        <w:autoSpaceDN w:val="0"/>
        <w:spacing w:line="0" w:lineRule="atLeast"/>
      </w:pPr>
    </w:p>
    <w:p>
      <w:pPr>
        <w:autoSpaceDN w:val="0"/>
        <w:spacing w:line="0" w:lineRule="atLeast"/>
      </w:pPr>
    </w:p>
    <w:p>
      <w:pPr>
        <w:pStyle w:val="29"/>
        <w:rPr>
          <w:b/>
          <w:bCs/>
          <w:color w:val="0000FF"/>
          <w:sz w:val="36"/>
          <w:szCs w:val="32"/>
        </w:rPr>
      </w:pPr>
      <w:r>
        <w:rPr>
          <w:rFonts w:ascii="宋体" w:hAnsi="宋体"/>
          <w:sz w:val="24"/>
        </w:rPr>
        <w:drawing>
          <wp:anchor distT="0" distB="0" distL="0" distR="0" simplePos="0" relativeHeight="251710464" behindDoc="0" locked="0" layoutInCell="1" allowOverlap="1">
            <wp:simplePos x="0" y="0"/>
            <wp:positionH relativeFrom="column">
              <wp:posOffset>-46990</wp:posOffset>
            </wp:positionH>
            <wp:positionV relativeFrom="paragraph">
              <wp:posOffset>19685</wp:posOffset>
            </wp:positionV>
            <wp:extent cx="2604770" cy="1953895"/>
            <wp:effectExtent l="0" t="0" r="5080" b="8255"/>
            <wp:wrapTopAndBottom/>
            <wp:docPr id="52" name="图片 74" descr="C:\Users\Administrator\Desktop\1.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4" descr="C:\Users\Administrator\Desktop\1.jpg1"/>
                    <pic:cNvPicPr>
                      <a:picLocks noChangeAspect="1"/>
                    </pic:cNvPicPr>
                  </pic:nvPicPr>
                  <pic:blipFill>
                    <a:blip r:embed="rId32"/>
                    <a:stretch>
                      <a:fillRect/>
                    </a:stretch>
                  </pic:blipFill>
                  <pic:spPr>
                    <a:xfrm>
                      <a:off x="0" y="0"/>
                      <a:ext cx="2604770" cy="1953895"/>
                    </a:xfrm>
                    <a:prstGeom prst="rect">
                      <a:avLst/>
                    </a:prstGeom>
                    <a:noFill/>
                    <a:ln w="9525">
                      <a:noFill/>
                    </a:ln>
                  </pic:spPr>
                </pic:pic>
              </a:graphicData>
            </a:graphic>
          </wp:anchor>
        </w:drawing>
      </w:r>
      <w:r>
        <w:rPr>
          <w:rFonts w:ascii="宋体" w:hAnsi="宋体"/>
          <w:sz w:val="32"/>
          <w:szCs w:val="32"/>
        </w:rPr>
        <w:drawing>
          <wp:anchor distT="0" distB="0" distL="0" distR="0" simplePos="0" relativeHeight="251711488" behindDoc="0" locked="0" layoutInCell="1" allowOverlap="1">
            <wp:simplePos x="0" y="0"/>
            <wp:positionH relativeFrom="column">
              <wp:posOffset>2604770</wp:posOffset>
            </wp:positionH>
            <wp:positionV relativeFrom="paragraph">
              <wp:posOffset>35560</wp:posOffset>
            </wp:positionV>
            <wp:extent cx="2580640" cy="1935480"/>
            <wp:effectExtent l="0" t="0" r="10160" b="7620"/>
            <wp:wrapTopAndBottom/>
            <wp:docPr id="53" name="图片 75" descr="C:\Users\Administrator\Desktop\11.jp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5" descr="C:\Users\Administrator\Desktop\11.jpg11"/>
                    <pic:cNvPicPr>
                      <a:picLocks noChangeAspect="1"/>
                    </pic:cNvPicPr>
                  </pic:nvPicPr>
                  <pic:blipFill>
                    <a:blip r:embed="rId33"/>
                    <a:stretch>
                      <a:fillRect/>
                    </a:stretch>
                  </pic:blipFill>
                  <pic:spPr>
                    <a:xfrm>
                      <a:off x="0" y="0"/>
                      <a:ext cx="2580640" cy="1935480"/>
                    </a:xfrm>
                    <a:prstGeom prst="rect">
                      <a:avLst/>
                    </a:prstGeom>
                    <a:noFill/>
                    <a:ln w="9525">
                      <a:noFill/>
                    </a:ln>
                  </pic:spPr>
                </pic:pic>
              </a:graphicData>
            </a:graphic>
          </wp:anchor>
        </w:drawing>
      </w:r>
    </w:p>
    <w:tbl>
      <w:tblPr>
        <w:tblStyle w:val="2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4"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社区名称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rFonts w:hint="eastAsia" w:eastAsia="宋体"/>
                <w:b/>
                <w:color w:val="FF0000"/>
                <w:sz w:val="28"/>
                <w:szCs w:val="28"/>
                <w:lang w:val="en-US" w:eastAsia="zh-CN"/>
              </w:rPr>
            </w:pPr>
            <w:r>
              <w:rPr>
                <w:rFonts w:hint="eastAsia"/>
                <w:b/>
                <w:color w:val="FF0000"/>
                <w:sz w:val="28"/>
                <w:szCs w:val="28"/>
              </w:rPr>
              <w:t xml:space="preserve">                </w:t>
            </w:r>
            <w:r>
              <w:rPr>
                <w:rFonts w:hint="eastAsia"/>
                <w:b/>
                <w:color w:val="FF0000"/>
                <w:sz w:val="28"/>
                <w:szCs w:val="28"/>
                <w:lang w:eastAsia="zh-CN"/>
              </w:rPr>
              <w:t>源泉家园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3"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竣工时间</w:t>
            </w:r>
            <w:r>
              <w:rPr>
                <w:sz w:val="28"/>
                <w:szCs w:val="28"/>
              </w:rPr>
              <w:t>／</w:t>
            </w:r>
            <w:r>
              <w:rPr>
                <w:rFonts w:hint="eastAsia"/>
                <w:sz w:val="28"/>
                <w:szCs w:val="28"/>
              </w:rPr>
              <w:t>户数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sz w:val="28"/>
                <w:szCs w:val="28"/>
              </w:rPr>
            </w:pPr>
            <w:r>
              <w:rPr>
                <w:rFonts w:hint="eastAsia" w:ascii="Arial" w:hAnsi="Arial" w:cs="Arial"/>
                <w:color w:val="000000"/>
                <w:sz w:val="28"/>
                <w:szCs w:val="28"/>
              </w:rPr>
              <w:t>20</w:t>
            </w:r>
            <w:r>
              <w:rPr>
                <w:rFonts w:hint="eastAsia" w:ascii="Arial" w:hAnsi="Arial" w:cs="Arial"/>
                <w:color w:val="000000"/>
                <w:sz w:val="28"/>
                <w:szCs w:val="28"/>
                <w:lang w:val="en-US" w:eastAsia="zh-CN"/>
              </w:rPr>
              <w:t>00</w:t>
            </w:r>
            <w:r>
              <w:rPr>
                <w:rFonts w:hint="eastAsia" w:ascii="Arial" w:hAnsi="Arial" w:cs="Arial"/>
                <w:color w:val="000000"/>
                <w:sz w:val="28"/>
                <w:szCs w:val="28"/>
              </w:rPr>
              <w:t>年</w:t>
            </w:r>
            <w:r>
              <w:rPr>
                <w:rFonts w:ascii="Arial" w:hAnsi="Arial" w:cs="Arial"/>
                <w:color w:val="000000"/>
                <w:sz w:val="28"/>
                <w:szCs w:val="28"/>
              </w:rPr>
              <w:t>，</w:t>
            </w:r>
            <w:r>
              <w:rPr>
                <w:rFonts w:hint="eastAsia" w:ascii="Arial" w:hAnsi="Arial" w:cs="Arial"/>
                <w:color w:val="000000"/>
                <w:sz w:val="28"/>
                <w:szCs w:val="28"/>
                <w:lang w:val="en-US" w:eastAsia="zh-CN"/>
              </w:rPr>
              <w:t>60</w:t>
            </w:r>
            <w:r>
              <w:rPr>
                <w:rFonts w:ascii="Arial" w:hAnsi="Arial" w:cs="Arial"/>
                <w:color w:val="000000"/>
                <w:sz w:val="28"/>
                <w:szCs w:val="28"/>
              </w:rPr>
              <w:t>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0"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入住率</w:t>
            </w:r>
            <w:r>
              <w:rPr>
                <w:sz w:val="28"/>
                <w:szCs w:val="28"/>
              </w:rPr>
              <w:t>／</w:t>
            </w:r>
            <w:r>
              <w:rPr>
                <w:rFonts w:hint="eastAsia"/>
                <w:sz w:val="28"/>
                <w:szCs w:val="28"/>
              </w:rPr>
              <w:t>售价</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ascii="宋体" w:hAnsi="宋体"/>
                <w:sz w:val="28"/>
                <w:szCs w:val="28"/>
              </w:rPr>
            </w:pPr>
            <w:r>
              <w:rPr>
                <w:rFonts w:hint="eastAsia" w:ascii="Arial" w:hAnsi="Arial" w:cs="Arial"/>
                <w:color w:val="000000"/>
                <w:sz w:val="28"/>
                <w:szCs w:val="28"/>
              </w:rPr>
              <w:t>入住率</w:t>
            </w:r>
            <w:r>
              <w:rPr>
                <w:rFonts w:hint="eastAsia" w:ascii="Arial" w:hAnsi="Arial" w:cs="Arial"/>
                <w:color w:val="000000"/>
                <w:sz w:val="28"/>
                <w:szCs w:val="28"/>
                <w:lang w:val="en-US" w:eastAsia="zh-CN"/>
              </w:rPr>
              <w:t>95</w:t>
            </w:r>
            <w:r>
              <w:rPr>
                <w:rFonts w:ascii="Arial" w:hAnsi="Arial" w:cs="Arial"/>
                <w:color w:val="000000"/>
                <w:sz w:val="28"/>
                <w:szCs w:val="28"/>
              </w:rPr>
              <w:t>％，</w:t>
            </w:r>
            <w:r>
              <w:rPr>
                <w:rFonts w:hint="eastAsia" w:ascii="Arial" w:hAnsi="Arial" w:cs="Arial"/>
                <w:color w:val="000000"/>
                <w:sz w:val="28"/>
                <w:szCs w:val="28"/>
                <w:lang w:val="en-US" w:eastAsia="zh-CN"/>
              </w:rPr>
              <w:t>5500</w:t>
            </w:r>
            <w:r>
              <w:rPr>
                <w:rFonts w:ascii="Arial" w:hAnsi="Arial" w:cs="Arial"/>
                <w:color w:val="000000"/>
                <w:sz w:val="28"/>
                <w:szCs w:val="28"/>
              </w:rPr>
              <w:t>元／平方</w:t>
            </w:r>
          </w:p>
        </w:tc>
      </w:tr>
    </w:tbl>
    <w:p>
      <w:pPr>
        <w:pStyle w:val="29"/>
        <w:rPr>
          <w:rFonts w:ascii="宋体" w:hAnsi="宋体"/>
          <w:b/>
          <w:sz w:val="36"/>
          <w:szCs w:val="36"/>
        </w:rPr>
      </w:pPr>
    </w:p>
    <w:p>
      <w:pPr>
        <w:autoSpaceDN w:val="0"/>
        <w:spacing w:line="0" w:lineRule="atLeast"/>
      </w:pPr>
      <w:r>
        <w:rPr>
          <w:rFonts w:ascii="宋体" w:hAnsi="宋体"/>
          <w:sz w:val="24"/>
        </w:rPr>
        <w:drawing>
          <wp:anchor distT="0" distB="0" distL="0" distR="0" simplePos="0" relativeHeight="251712512" behindDoc="0" locked="0" layoutInCell="1" allowOverlap="1">
            <wp:simplePos x="0" y="0"/>
            <wp:positionH relativeFrom="column">
              <wp:posOffset>9525</wp:posOffset>
            </wp:positionH>
            <wp:positionV relativeFrom="paragraph">
              <wp:posOffset>104775</wp:posOffset>
            </wp:positionV>
            <wp:extent cx="2594610" cy="1946275"/>
            <wp:effectExtent l="0" t="0" r="15240" b="15875"/>
            <wp:wrapTopAndBottom/>
            <wp:docPr id="54" name="图片 76" descr="C:\Users\Administrator\Desktop\3.jp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6" descr="C:\Users\Administrator\Desktop\3.jpg3"/>
                    <pic:cNvPicPr>
                      <a:picLocks noChangeAspect="1"/>
                    </pic:cNvPicPr>
                  </pic:nvPicPr>
                  <pic:blipFill>
                    <a:blip r:embed="rId34"/>
                    <a:stretch>
                      <a:fillRect/>
                    </a:stretch>
                  </pic:blipFill>
                  <pic:spPr>
                    <a:xfrm>
                      <a:off x="0" y="0"/>
                      <a:ext cx="2594610" cy="1946275"/>
                    </a:xfrm>
                    <a:prstGeom prst="rect">
                      <a:avLst/>
                    </a:prstGeom>
                    <a:noFill/>
                    <a:ln w="9525">
                      <a:noFill/>
                    </a:ln>
                  </pic:spPr>
                </pic:pic>
              </a:graphicData>
            </a:graphic>
          </wp:anchor>
        </w:drawing>
      </w:r>
      <w:r>
        <w:rPr>
          <w:rFonts w:ascii="宋体" w:hAnsi="宋体"/>
          <w:sz w:val="32"/>
          <w:szCs w:val="32"/>
        </w:rPr>
        <w:drawing>
          <wp:anchor distT="0" distB="0" distL="0" distR="0" simplePos="0" relativeHeight="251713536" behindDoc="0" locked="0" layoutInCell="1" allowOverlap="1">
            <wp:simplePos x="0" y="0"/>
            <wp:positionH relativeFrom="column">
              <wp:posOffset>2656205</wp:posOffset>
            </wp:positionH>
            <wp:positionV relativeFrom="paragraph">
              <wp:posOffset>124460</wp:posOffset>
            </wp:positionV>
            <wp:extent cx="2589530" cy="1942465"/>
            <wp:effectExtent l="0" t="0" r="1270" b="635"/>
            <wp:wrapTopAndBottom/>
            <wp:docPr id="55" name="图片 77" descr="C:\Users\Administrator\Desktop\33.jpg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7" descr="C:\Users\Administrator\Desktop\33.jpg33"/>
                    <pic:cNvPicPr>
                      <a:picLocks noChangeAspect="1"/>
                    </pic:cNvPicPr>
                  </pic:nvPicPr>
                  <pic:blipFill>
                    <a:blip r:embed="rId35"/>
                    <a:stretch>
                      <a:fillRect/>
                    </a:stretch>
                  </pic:blipFill>
                  <pic:spPr>
                    <a:xfrm>
                      <a:off x="0" y="0"/>
                      <a:ext cx="2589530" cy="1942465"/>
                    </a:xfrm>
                    <a:prstGeom prst="rect">
                      <a:avLst/>
                    </a:prstGeom>
                    <a:noFill/>
                    <a:ln w="9525">
                      <a:noFill/>
                    </a:ln>
                  </pic:spPr>
                </pic:pic>
              </a:graphicData>
            </a:graphic>
          </wp:anchor>
        </w:drawing>
      </w:r>
    </w:p>
    <w:p>
      <w:pPr>
        <w:pStyle w:val="29"/>
        <w:rPr>
          <w:b/>
          <w:bCs/>
          <w:color w:val="0000FF"/>
          <w:sz w:val="36"/>
          <w:szCs w:val="32"/>
        </w:rPr>
      </w:pPr>
    </w:p>
    <w:tbl>
      <w:tblPr>
        <w:tblStyle w:val="2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4"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社区名称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hint="eastAsia" w:eastAsia="宋体"/>
                <w:b/>
                <w:color w:val="FF0000"/>
                <w:sz w:val="28"/>
                <w:szCs w:val="28"/>
                <w:lang w:val="en-US" w:eastAsia="zh-CN"/>
              </w:rPr>
            </w:pPr>
            <w:r>
              <w:rPr>
                <w:rFonts w:hint="eastAsia"/>
                <w:b/>
                <w:color w:val="FF0000"/>
                <w:sz w:val="28"/>
                <w:szCs w:val="28"/>
                <w:lang w:val="en-US" w:eastAsia="zh-CN"/>
              </w:rPr>
              <w:t>新乐建材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3"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竣工时间</w:t>
            </w:r>
            <w:r>
              <w:rPr>
                <w:sz w:val="28"/>
                <w:szCs w:val="28"/>
              </w:rPr>
              <w:t>／</w:t>
            </w:r>
            <w:r>
              <w:rPr>
                <w:rFonts w:hint="eastAsia"/>
                <w:sz w:val="28"/>
                <w:szCs w:val="28"/>
              </w:rPr>
              <w:t>户数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sz w:val="28"/>
                <w:szCs w:val="28"/>
              </w:rPr>
            </w:pPr>
            <w:r>
              <w:rPr>
                <w:rFonts w:hint="eastAsia" w:ascii="Arial" w:hAnsi="Arial" w:cs="Arial"/>
                <w:color w:val="000000"/>
                <w:sz w:val="28"/>
                <w:szCs w:val="28"/>
              </w:rPr>
              <w:t>20</w:t>
            </w:r>
            <w:r>
              <w:rPr>
                <w:rFonts w:hint="eastAsia" w:ascii="Arial" w:hAnsi="Arial" w:cs="Arial"/>
                <w:color w:val="000000"/>
                <w:sz w:val="28"/>
                <w:szCs w:val="28"/>
                <w:lang w:val="en-US" w:eastAsia="zh-CN"/>
              </w:rPr>
              <w:t>01</w:t>
            </w:r>
            <w:r>
              <w:rPr>
                <w:rFonts w:hint="eastAsia" w:ascii="Arial" w:hAnsi="Arial" w:cs="Arial"/>
                <w:color w:val="000000"/>
                <w:sz w:val="28"/>
                <w:szCs w:val="28"/>
              </w:rPr>
              <w:t>年</w:t>
            </w:r>
            <w:r>
              <w:rPr>
                <w:rFonts w:ascii="Arial" w:hAnsi="Arial" w:cs="Arial"/>
                <w:color w:val="000000"/>
                <w:sz w:val="28"/>
                <w:szCs w:val="28"/>
              </w:rPr>
              <w:t>，</w:t>
            </w:r>
            <w:r>
              <w:rPr>
                <w:rFonts w:hint="eastAsia" w:ascii="Arial" w:hAnsi="Arial" w:cs="Arial"/>
                <w:color w:val="000000"/>
                <w:sz w:val="28"/>
                <w:szCs w:val="28"/>
                <w:lang w:val="en-US" w:eastAsia="zh-CN"/>
              </w:rPr>
              <w:t>178</w:t>
            </w:r>
            <w:r>
              <w:rPr>
                <w:rFonts w:ascii="Arial" w:hAnsi="Arial" w:cs="Arial"/>
                <w:color w:val="000000"/>
                <w:sz w:val="28"/>
                <w:szCs w:val="28"/>
              </w:rPr>
              <w:t>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0"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入住率</w:t>
            </w:r>
            <w:r>
              <w:rPr>
                <w:sz w:val="28"/>
                <w:szCs w:val="28"/>
              </w:rPr>
              <w:t>／</w:t>
            </w:r>
            <w:r>
              <w:rPr>
                <w:rFonts w:hint="eastAsia"/>
                <w:sz w:val="28"/>
                <w:szCs w:val="28"/>
              </w:rPr>
              <w:t>售价</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ascii="宋体" w:hAnsi="宋体"/>
                <w:sz w:val="28"/>
                <w:szCs w:val="28"/>
              </w:rPr>
            </w:pPr>
            <w:r>
              <w:rPr>
                <w:rFonts w:hint="eastAsia" w:ascii="Arial" w:hAnsi="Arial" w:cs="Arial"/>
                <w:color w:val="000000"/>
                <w:sz w:val="28"/>
                <w:szCs w:val="28"/>
              </w:rPr>
              <w:t>入住率</w:t>
            </w:r>
            <w:r>
              <w:rPr>
                <w:rFonts w:hint="eastAsia" w:ascii="Arial" w:hAnsi="Arial" w:cs="Arial"/>
                <w:color w:val="000000"/>
                <w:sz w:val="28"/>
                <w:szCs w:val="28"/>
                <w:lang w:val="en-US" w:eastAsia="zh-CN"/>
              </w:rPr>
              <w:t>90</w:t>
            </w:r>
            <w:r>
              <w:rPr>
                <w:rFonts w:ascii="Arial" w:hAnsi="Arial" w:cs="Arial"/>
                <w:color w:val="000000"/>
                <w:sz w:val="28"/>
                <w:szCs w:val="28"/>
              </w:rPr>
              <w:t>％，</w:t>
            </w:r>
            <w:r>
              <w:rPr>
                <w:rFonts w:hint="eastAsia" w:ascii="Arial" w:hAnsi="Arial" w:cs="Arial"/>
                <w:color w:val="000000"/>
                <w:sz w:val="28"/>
                <w:szCs w:val="28"/>
                <w:lang w:val="en-US" w:eastAsia="zh-CN"/>
              </w:rPr>
              <w:t>5100</w:t>
            </w:r>
            <w:r>
              <w:rPr>
                <w:rFonts w:ascii="Arial" w:hAnsi="Arial" w:cs="Arial"/>
                <w:color w:val="000000"/>
                <w:sz w:val="28"/>
                <w:szCs w:val="28"/>
              </w:rPr>
              <w:t>元／平方</w:t>
            </w:r>
          </w:p>
        </w:tc>
      </w:tr>
    </w:tbl>
    <w:p>
      <w:pPr>
        <w:pStyle w:val="29"/>
        <w:rPr>
          <w:b/>
          <w:bCs/>
          <w:color w:val="0000FF"/>
          <w:sz w:val="36"/>
          <w:szCs w:val="32"/>
        </w:rPr>
      </w:pPr>
    </w:p>
    <w:p>
      <w:pPr>
        <w:autoSpaceDN w:val="0"/>
        <w:spacing w:line="0" w:lineRule="atLeast"/>
      </w:pPr>
    </w:p>
    <w:p>
      <w:pPr>
        <w:autoSpaceDN w:val="0"/>
        <w:spacing w:line="0" w:lineRule="atLeast"/>
      </w:pPr>
    </w:p>
    <w:p>
      <w:pPr>
        <w:pStyle w:val="29"/>
        <w:rPr>
          <w:b/>
          <w:bCs/>
          <w:color w:val="0000FF"/>
          <w:sz w:val="36"/>
          <w:szCs w:val="32"/>
        </w:rPr>
      </w:pPr>
      <w:r>
        <w:rPr>
          <w:rFonts w:ascii="宋体" w:hAnsi="宋体"/>
          <w:sz w:val="24"/>
        </w:rPr>
        <w:drawing>
          <wp:anchor distT="0" distB="0" distL="0" distR="0" simplePos="0" relativeHeight="251715584" behindDoc="0" locked="0" layoutInCell="1" allowOverlap="1">
            <wp:simplePos x="0" y="0"/>
            <wp:positionH relativeFrom="column">
              <wp:posOffset>-46990</wp:posOffset>
            </wp:positionH>
            <wp:positionV relativeFrom="paragraph">
              <wp:posOffset>20320</wp:posOffset>
            </wp:positionV>
            <wp:extent cx="2604770" cy="1953260"/>
            <wp:effectExtent l="0" t="0" r="5080" b="8890"/>
            <wp:wrapTopAndBottom/>
            <wp:docPr id="57" name="图片 78" descr="C:\Users\Administrator\Desktop\2.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8" descr="C:\Users\Administrator\Desktop\2.jpg2"/>
                    <pic:cNvPicPr>
                      <a:picLocks noChangeAspect="1"/>
                    </pic:cNvPicPr>
                  </pic:nvPicPr>
                  <pic:blipFill>
                    <a:blip r:embed="rId36"/>
                    <a:stretch>
                      <a:fillRect/>
                    </a:stretch>
                  </pic:blipFill>
                  <pic:spPr>
                    <a:xfrm>
                      <a:off x="0" y="0"/>
                      <a:ext cx="2604770" cy="1953260"/>
                    </a:xfrm>
                    <a:prstGeom prst="rect">
                      <a:avLst/>
                    </a:prstGeom>
                    <a:noFill/>
                    <a:ln w="9525">
                      <a:noFill/>
                    </a:ln>
                  </pic:spPr>
                </pic:pic>
              </a:graphicData>
            </a:graphic>
          </wp:anchor>
        </w:drawing>
      </w:r>
      <w:r>
        <w:rPr>
          <w:rFonts w:ascii="宋体" w:hAnsi="宋体"/>
          <w:sz w:val="32"/>
          <w:szCs w:val="32"/>
        </w:rPr>
        <w:drawing>
          <wp:anchor distT="0" distB="0" distL="0" distR="0" simplePos="0" relativeHeight="251716608" behindDoc="0" locked="0" layoutInCell="1" allowOverlap="1">
            <wp:simplePos x="0" y="0"/>
            <wp:positionH relativeFrom="column">
              <wp:posOffset>2604770</wp:posOffset>
            </wp:positionH>
            <wp:positionV relativeFrom="paragraph">
              <wp:posOffset>36195</wp:posOffset>
            </wp:positionV>
            <wp:extent cx="2580005" cy="1934845"/>
            <wp:effectExtent l="0" t="0" r="10795" b="8255"/>
            <wp:wrapTopAndBottom/>
            <wp:docPr id="58" name="图片 79" descr="C:\Users\Administrator\Desktop\22.jp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9" descr="C:\Users\Administrator\Desktop\22.jpg22"/>
                    <pic:cNvPicPr>
                      <a:picLocks noChangeAspect="1"/>
                    </pic:cNvPicPr>
                  </pic:nvPicPr>
                  <pic:blipFill>
                    <a:blip r:embed="rId37"/>
                    <a:stretch>
                      <a:fillRect/>
                    </a:stretch>
                  </pic:blipFill>
                  <pic:spPr>
                    <a:xfrm>
                      <a:off x="0" y="0"/>
                      <a:ext cx="2580005" cy="1934845"/>
                    </a:xfrm>
                    <a:prstGeom prst="rect">
                      <a:avLst/>
                    </a:prstGeom>
                    <a:noFill/>
                    <a:ln w="9525">
                      <a:noFill/>
                    </a:ln>
                  </pic:spPr>
                </pic:pic>
              </a:graphicData>
            </a:graphic>
          </wp:anchor>
        </w:drawing>
      </w:r>
    </w:p>
    <w:tbl>
      <w:tblPr>
        <w:tblStyle w:val="2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4"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社区名称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rFonts w:hint="eastAsia" w:eastAsia="宋体"/>
                <w:b/>
                <w:color w:val="FF0000"/>
                <w:sz w:val="28"/>
                <w:szCs w:val="28"/>
                <w:lang w:val="en-US" w:eastAsia="zh-CN"/>
              </w:rPr>
            </w:pPr>
            <w:r>
              <w:rPr>
                <w:rFonts w:hint="eastAsia"/>
                <w:b/>
                <w:color w:val="FF0000"/>
                <w:sz w:val="28"/>
                <w:szCs w:val="28"/>
              </w:rPr>
              <w:t xml:space="preserve">                </w:t>
            </w:r>
            <w:r>
              <w:rPr>
                <w:rFonts w:hint="eastAsia"/>
                <w:b/>
                <w:color w:val="FF0000"/>
                <w:sz w:val="28"/>
                <w:szCs w:val="28"/>
                <w:lang w:eastAsia="zh-CN"/>
              </w:rPr>
              <w:t>建安小区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3"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竣工时间</w:t>
            </w:r>
            <w:r>
              <w:rPr>
                <w:sz w:val="28"/>
                <w:szCs w:val="28"/>
              </w:rPr>
              <w:t>／</w:t>
            </w:r>
            <w:r>
              <w:rPr>
                <w:rFonts w:hint="eastAsia"/>
                <w:sz w:val="28"/>
                <w:szCs w:val="28"/>
              </w:rPr>
              <w:t>户数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sz w:val="28"/>
                <w:szCs w:val="28"/>
              </w:rPr>
            </w:pPr>
            <w:r>
              <w:rPr>
                <w:rFonts w:hint="eastAsia" w:ascii="Arial" w:hAnsi="Arial" w:cs="Arial"/>
                <w:color w:val="000000"/>
                <w:sz w:val="28"/>
                <w:szCs w:val="28"/>
              </w:rPr>
              <w:t>20</w:t>
            </w:r>
            <w:r>
              <w:rPr>
                <w:rFonts w:hint="eastAsia" w:ascii="Arial" w:hAnsi="Arial" w:cs="Arial"/>
                <w:color w:val="000000"/>
                <w:sz w:val="28"/>
                <w:szCs w:val="28"/>
                <w:lang w:val="en-US" w:eastAsia="zh-CN"/>
              </w:rPr>
              <w:t>05</w:t>
            </w:r>
            <w:r>
              <w:rPr>
                <w:rFonts w:hint="eastAsia" w:ascii="Arial" w:hAnsi="Arial" w:cs="Arial"/>
                <w:color w:val="000000"/>
                <w:sz w:val="28"/>
                <w:szCs w:val="28"/>
              </w:rPr>
              <w:t>年</w:t>
            </w:r>
            <w:r>
              <w:rPr>
                <w:rFonts w:hint="eastAsia" w:ascii="Arial" w:hAnsi="Arial" w:cs="Arial"/>
                <w:color w:val="000000"/>
                <w:sz w:val="28"/>
                <w:szCs w:val="28"/>
                <w:lang w:eastAsia="zh-CN"/>
              </w:rPr>
              <w:t>，</w:t>
            </w:r>
            <w:r>
              <w:rPr>
                <w:rFonts w:hint="eastAsia" w:ascii="Arial" w:hAnsi="Arial" w:cs="Arial"/>
                <w:color w:val="000000"/>
                <w:sz w:val="28"/>
                <w:szCs w:val="28"/>
                <w:lang w:val="en-US" w:eastAsia="zh-CN"/>
              </w:rPr>
              <w:t>800</w:t>
            </w:r>
            <w:r>
              <w:rPr>
                <w:rFonts w:ascii="Arial" w:hAnsi="Arial" w:cs="Arial"/>
                <w:color w:val="000000"/>
                <w:sz w:val="28"/>
                <w:szCs w:val="28"/>
              </w:rPr>
              <w:t>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0"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入住率</w:t>
            </w:r>
            <w:r>
              <w:rPr>
                <w:sz w:val="28"/>
                <w:szCs w:val="28"/>
              </w:rPr>
              <w:t>／</w:t>
            </w:r>
            <w:r>
              <w:rPr>
                <w:rFonts w:hint="eastAsia"/>
                <w:sz w:val="28"/>
                <w:szCs w:val="28"/>
              </w:rPr>
              <w:t>售价</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ascii="宋体" w:hAnsi="宋体"/>
                <w:sz w:val="28"/>
                <w:szCs w:val="28"/>
              </w:rPr>
            </w:pPr>
            <w:r>
              <w:rPr>
                <w:rFonts w:hint="eastAsia" w:ascii="Arial" w:hAnsi="Arial" w:cs="Arial"/>
                <w:color w:val="000000"/>
                <w:sz w:val="28"/>
                <w:szCs w:val="28"/>
              </w:rPr>
              <w:t>入住率</w:t>
            </w:r>
            <w:r>
              <w:rPr>
                <w:rFonts w:hint="eastAsia" w:ascii="Arial" w:hAnsi="Arial" w:cs="Arial"/>
                <w:color w:val="000000"/>
                <w:sz w:val="28"/>
                <w:szCs w:val="28"/>
                <w:lang w:val="en-US" w:eastAsia="zh-CN"/>
              </w:rPr>
              <w:t>9</w:t>
            </w:r>
            <w:r>
              <w:rPr>
                <w:rFonts w:hint="eastAsia" w:ascii="Arial" w:hAnsi="Arial" w:cs="Arial"/>
                <w:color w:val="000000"/>
                <w:sz w:val="28"/>
                <w:szCs w:val="28"/>
              </w:rPr>
              <w:t>5</w:t>
            </w:r>
            <w:r>
              <w:rPr>
                <w:rFonts w:ascii="Arial" w:hAnsi="Arial" w:cs="Arial"/>
                <w:color w:val="000000"/>
                <w:sz w:val="28"/>
                <w:szCs w:val="28"/>
              </w:rPr>
              <w:t>％，</w:t>
            </w:r>
            <w:r>
              <w:rPr>
                <w:rFonts w:hint="eastAsia" w:ascii="Arial" w:hAnsi="Arial" w:cs="Arial"/>
                <w:color w:val="000000"/>
                <w:sz w:val="28"/>
                <w:szCs w:val="28"/>
                <w:lang w:val="en-US" w:eastAsia="zh-CN"/>
              </w:rPr>
              <w:t>5700</w:t>
            </w:r>
            <w:r>
              <w:rPr>
                <w:rFonts w:ascii="Arial" w:hAnsi="Arial" w:cs="Arial"/>
                <w:color w:val="000000"/>
                <w:sz w:val="28"/>
                <w:szCs w:val="28"/>
              </w:rPr>
              <w:t>元／平方</w:t>
            </w:r>
          </w:p>
        </w:tc>
      </w:tr>
    </w:tbl>
    <w:p>
      <w:pPr>
        <w:pStyle w:val="29"/>
        <w:rPr>
          <w:rFonts w:ascii="宋体" w:hAnsi="宋体"/>
          <w:b/>
          <w:sz w:val="36"/>
          <w:szCs w:val="36"/>
        </w:rPr>
      </w:pPr>
    </w:p>
    <w:p>
      <w:pPr>
        <w:autoSpaceDN w:val="0"/>
        <w:spacing w:line="0" w:lineRule="atLeast"/>
      </w:pPr>
      <w:r>
        <w:rPr>
          <w:rFonts w:ascii="宋体" w:hAnsi="宋体"/>
          <w:sz w:val="24"/>
        </w:rPr>
        <w:drawing>
          <wp:anchor distT="0" distB="0" distL="0" distR="0" simplePos="0" relativeHeight="251717632" behindDoc="0" locked="0" layoutInCell="1" allowOverlap="1">
            <wp:simplePos x="0" y="0"/>
            <wp:positionH relativeFrom="column">
              <wp:posOffset>9525</wp:posOffset>
            </wp:positionH>
            <wp:positionV relativeFrom="paragraph">
              <wp:posOffset>105410</wp:posOffset>
            </wp:positionV>
            <wp:extent cx="2594610" cy="1945640"/>
            <wp:effectExtent l="0" t="0" r="15240" b="16510"/>
            <wp:wrapTopAndBottom/>
            <wp:docPr id="59" name="图片 80" descr="C:\Users\Administrator\Desktop\4.jp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0" descr="C:\Users\Administrator\Desktop\4.jpg4"/>
                    <pic:cNvPicPr>
                      <a:picLocks noChangeAspect="1"/>
                    </pic:cNvPicPr>
                  </pic:nvPicPr>
                  <pic:blipFill>
                    <a:blip r:embed="rId38"/>
                    <a:stretch>
                      <a:fillRect/>
                    </a:stretch>
                  </pic:blipFill>
                  <pic:spPr>
                    <a:xfrm>
                      <a:off x="0" y="0"/>
                      <a:ext cx="2594610" cy="1945640"/>
                    </a:xfrm>
                    <a:prstGeom prst="rect">
                      <a:avLst/>
                    </a:prstGeom>
                    <a:noFill/>
                    <a:ln w="9525">
                      <a:noFill/>
                    </a:ln>
                  </pic:spPr>
                </pic:pic>
              </a:graphicData>
            </a:graphic>
          </wp:anchor>
        </w:drawing>
      </w:r>
      <w:r>
        <w:rPr>
          <w:rFonts w:ascii="宋体" w:hAnsi="宋体"/>
          <w:sz w:val="32"/>
          <w:szCs w:val="32"/>
        </w:rPr>
        <w:drawing>
          <wp:anchor distT="0" distB="0" distL="0" distR="0" simplePos="0" relativeHeight="251718656" behindDoc="0" locked="0" layoutInCell="1" allowOverlap="1">
            <wp:simplePos x="0" y="0"/>
            <wp:positionH relativeFrom="column">
              <wp:posOffset>2656205</wp:posOffset>
            </wp:positionH>
            <wp:positionV relativeFrom="paragraph">
              <wp:posOffset>125095</wp:posOffset>
            </wp:positionV>
            <wp:extent cx="2589530" cy="1941830"/>
            <wp:effectExtent l="0" t="0" r="1270" b="1270"/>
            <wp:wrapTopAndBottom/>
            <wp:docPr id="60" name="图片 81" descr="C:\Users\Administrator\Desktop\44.jpg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1" descr="C:\Users\Administrator\Desktop\44.jpg44"/>
                    <pic:cNvPicPr>
                      <a:picLocks noChangeAspect="1"/>
                    </pic:cNvPicPr>
                  </pic:nvPicPr>
                  <pic:blipFill>
                    <a:blip r:embed="rId39"/>
                    <a:stretch>
                      <a:fillRect/>
                    </a:stretch>
                  </pic:blipFill>
                  <pic:spPr>
                    <a:xfrm>
                      <a:off x="0" y="0"/>
                      <a:ext cx="2589530" cy="1941830"/>
                    </a:xfrm>
                    <a:prstGeom prst="rect">
                      <a:avLst/>
                    </a:prstGeom>
                    <a:noFill/>
                    <a:ln w="9525">
                      <a:noFill/>
                    </a:ln>
                  </pic:spPr>
                </pic:pic>
              </a:graphicData>
            </a:graphic>
          </wp:anchor>
        </w:drawing>
      </w:r>
    </w:p>
    <w:p>
      <w:pPr>
        <w:pStyle w:val="29"/>
        <w:rPr>
          <w:b/>
          <w:bCs/>
          <w:color w:val="0000FF"/>
          <w:sz w:val="36"/>
          <w:szCs w:val="32"/>
        </w:rPr>
      </w:pPr>
    </w:p>
    <w:tbl>
      <w:tblPr>
        <w:tblStyle w:val="2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4"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社区名称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hint="eastAsia" w:eastAsia="宋体"/>
                <w:b/>
                <w:color w:val="FF0000"/>
                <w:sz w:val="28"/>
                <w:szCs w:val="28"/>
                <w:lang w:val="en-US" w:eastAsia="zh-CN"/>
              </w:rPr>
            </w:pPr>
            <w:r>
              <w:rPr>
                <w:rFonts w:hint="eastAsia"/>
                <w:b/>
                <w:color w:val="FF0000"/>
                <w:sz w:val="28"/>
                <w:szCs w:val="28"/>
                <w:lang w:val="en-US" w:eastAsia="zh-CN"/>
              </w:rPr>
              <w:t>鑫汇家园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3"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竣工时间</w:t>
            </w:r>
            <w:r>
              <w:rPr>
                <w:sz w:val="28"/>
                <w:szCs w:val="28"/>
              </w:rPr>
              <w:t>／</w:t>
            </w:r>
            <w:r>
              <w:rPr>
                <w:rFonts w:hint="eastAsia"/>
                <w:sz w:val="28"/>
                <w:szCs w:val="28"/>
              </w:rPr>
              <w:t>户数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sz w:val="28"/>
                <w:szCs w:val="28"/>
              </w:rPr>
            </w:pPr>
            <w:r>
              <w:rPr>
                <w:rFonts w:hint="eastAsia" w:ascii="Arial" w:hAnsi="Arial" w:cs="Arial"/>
                <w:color w:val="000000"/>
                <w:sz w:val="28"/>
                <w:szCs w:val="28"/>
              </w:rPr>
              <w:t>20</w:t>
            </w:r>
            <w:r>
              <w:rPr>
                <w:rFonts w:hint="eastAsia" w:ascii="Arial" w:hAnsi="Arial" w:cs="Arial"/>
                <w:color w:val="000000"/>
                <w:sz w:val="28"/>
                <w:szCs w:val="28"/>
                <w:lang w:val="en-US" w:eastAsia="zh-CN"/>
              </w:rPr>
              <w:t>06</w:t>
            </w:r>
            <w:r>
              <w:rPr>
                <w:rFonts w:hint="eastAsia" w:ascii="Arial" w:hAnsi="Arial" w:cs="Arial"/>
                <w:color w:val="000000"/>
                <w:sz w:val="28"/>
                <w:szCs w:val="28"/>
              </w:rPr>
              <w:t>年</w:t>
            </w:r>
            <w:r>
              <w:rPr>
                <w:rFonts w:ascii="Arial" w:hAnsi="Arial" w:cs="Arial"/>
                <w:color w:val="000000"/>
                <w:sz w:val="28"/>
                <w:szCs w:val="28"/>
              </w:rPr>
              <w:t>，</w:t>
            </w:r>
            <w:r>
              <w:rPr>
                <w:rFonts w:hint="eastAsia" w:ascii="Arial" w:hAnsi="Arial" w:cs="Arial"/>
                <w:color w:val="000000"/>
                <w:sz w:val="28"/>
                <w:szCs w:val="28"/>
                <w:lang w:val="en-US" w:eastAsia="zh-CN"/>
              </w:rPr>
              <w:t>220</w:t>
            </w:r>
            <w:r>
              <w:rPr>
                <w:rFonts w:ascii="Arial" w:hAnsi="Arial" w:cs="Arial"/>
                <w:color w:val="000000"/>
                <w:sz w:val="28"/>
                <w:szCs w:val="28"/>
              </w:rPr>
              <w:t>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0"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入住率</w:t>
            </w:r>
            <w:r>
              <w:rPr>
                <w:sz w:val="28"/>
                <w:szCs w:val="28"/>
              </w:rPr>
              <w:t>／</w:t>
            </w:r>
            <w:r>
              <w:rPr>
                <w:rFonts w:hint="eastAsia"/>
                <w:sz w:val="28"/>
                <w:szCs w:val="28"/>
              </w:rPr>
              <w:t>售价</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ascii="宋体" w:hAnsi="宋体"/>
                <w:sz w:val="28"/>
                <w:szCs w:val="28"/>
              </w:rPr>
            </w:pPr>
            <w:r>
              <w:rPr>
                <w:rFonts w:hint="eastAsia" w:ascii="Arial" w:hAnsi="Arial" w:cs="Arial"/>
                <w:color w:val="000000"/>
                <w:sz w:val="28"/>
                <w:szCs w:val="28"/>
              </w:rPr>
              <w:t>入住率95</w:t>
            </w:r>
            <w:r>
              <w:rPr>
                <w:rFonts w:ascii="Arial" w:hAnsi="Arial" w:cs="Arial"/>
                <w:color w:val="000000"/>
                <w:sz w:val="28"/>
                <w:szCs w:val="28"/>
              </w:rPr>
              <w:t>％，</w:t>
            </w:r>
            <w:r>
              <w:rPr>
                <w:rFonts w:hint="eastAsia" w:ascii="Arial" w:hAnsi="Arial" w:cs="Arial"/>
                <w:color w:val="000000"/>
                <w:sz w:val="28"/>
                <w:szCs w:val="28"/>
                <w:lang w:val="en-US" w:eastAsia="zh-CN"/>
              </w:rPr>
              <w:t>5780</w:t>
            </w:r>
            <w:r>
              <w:rPr>
                <w:rFonts w:ascii="Arial" w:hAnsi="Arial" w:cs="Arial"/>
                <w:color w:val="000000"/>
                <w:sz w:val="28"/>
                <w:szCs w:val="28"/>
              </w:rPr>
              <w:t>元／平方</w:t>
            </w:r>
          </w:p>
        </w:tc>
      </w:tr>
    </w:tbl>
    <w:p>
      <w:pPr>
        <w:pStyle w:val="29"/>
        <w:rPr>
          <w:rFonts w:hint="eastAsia" w:ascii="宋体" w:hAnsi="宋体"/>
          <w:b/>
          <w:sz w:val="44"/>
          <w:szCs w:val="44"/>
          <w:lang w:val="en-US" w:eastAsia="zh-CN"/>
        </w:rPr>
      </w:pPr>
      <w:r>
        <w:rPr>
          <w:rFonts w:hint="eastAsia" w:ascii="宋体" w:hAnsi="宋体"/>
          <w:b/>
          <w:sz w:val="44"/>
          <w:szCs w:val="44"/>
        </w:rPr>
        <w:t xml:space="preserve">          </w:t>
      </w:r>
      <w:r>
        <w:rPr>
          <w:rFonts w:hint="eastAsia" w:ascii="宋体" w:hAnsi="宋体"/>
          <w:b/>
          <w:sz w:val="44"/>
          <w:szCs w:val="44"/>
          <w:lang w:val="en-US" w:eastAsia="zh-CN"/>
        </w:rPr>
        <w:t xml:space="preserve">   </w:t>
      </w:r>
    </w:p>
    <w:p>
      <w:pPr>
        <w:autoSpaceDN w:val="0"/>
        <w:spacing w:line="0" w:lineRule="atLeast"/>
      </w:pPr>
    </w:p>
    <w:p>
      <w:pPr>
        <w:pStyle w:val="29"/>
        <w:rPr>
          <w:b/>
          <w:bCs/>
          <w:color w:val="0000FF"/>
          <w:sz w:val="36"/>
          <w:szCs w:val="32"/>
        </w:rPr>
      </w:pPr>
      <w:r>
        <w:rPr>
          <w:rFonts w:ascii="宋体" w:hAnsi="宋体"/>
          <w:sz w:val="24"/>
        </w:rPr>
        <w:drawing>
          <wp:anchor distT="0" distB="0" distL="114300" distR="114300" simplePos="0" relativeHeight="251719680" behindDoc="0" locked="0" layoutInCell="1" allowOverlap="1">
            <wp:simplePos x="0" y="0"/>
            <wp:positionH relativeFrom="column">
              <wp:posOffset>-46355</wp:posOffset>
            </wp:positionH>
            <wp:positionV relativeFrom="paragraph">
              <wp:posOffset>20320</wp:posOffset>
            </wp:positionV>
            <wp:extent cx="2604135" cy="1953260"/>
            <wp:effectExtent l="0" t="0" r="5715" b="8890"/>
            <wp:wrapTopAndBottom/>
            <wp:docPr id="61" name="图片 88" descr="C:\Users\Administrator\Desktop\5.jp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8" descr="C:\Users\Administrator\Desktop\5.jpg5"/>
                    <pic:cNvPicPr>
                      <a:picLocks noChangeAspect="1"/>
                    </pic:cNvPicPr>
                  </pic:nvPicPr>
                  <pic:blipFill>
                    <a:blip r:embed="rId40"/>
                    <a:stretch>
                      <a:fillRect/>
                    </a:stretch>
                  </pic:blipFill>
                  <pic:spPr>
                    <a:xfrm>
                      <a:off x="0" y="0"/>
                      <a:ext cx="2604135" cy="1953260"/>
                    </a:xfrm>
                    <a:prstGeom prst="rect">
                      <a:avLst/>
                    </a:prstGeom>
                    <a:noFill/>
                    <a:ln w="9525">
                      <a:noFill/>
                    </a:ln>
                  </pic:spPr>
                </pic:pic>
              </a:graphicData>
            </a:graphic>
          </wp:anchor>
        </w:drawing>
      </w:r>
      <w:r>
        <w:rPr>
          <w:rFonts w:ascii="宋体" w:hAnsi="宋体"/>
          <w:sz w:val="32"/>
          <w:szCs w:val="32"/>
        </w:rPr>
        <w:drawing>
          <wp:anchor distT="0" distB="0" distL="114300" distR="114300" simplePos="0" relativeHeight="251720704" behindDoc="0" locked="0" layoutInCell="1" allowOverlap="1">
            <wp:simplePos x="0" y="0"/>
            <wp:positionH relativeFrom="column">
              <wp:posOffset>2605405</wp:posOffset>
            </wp:positionH>
            <wp:positionV relativeFrom="paragraph">
              <wp:posOffset>36195</wp:posOffset>
            </wp:positionV>
            <wp:extent cx="2579370" cy="1934845"/>
            <wp:effectExtent l="0" t="0" r="11430" b="8255"/>
            <wp:wrapTopAndBottom/>
            <wp:docPr id="62" name="图片 89" descr="C:\Users\Administrator\Desktop\55.jpg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9" descr="C:\Users\Administrator\Desktop\55.jpg55"/>
                    <pic:cNvPicPr>
                      <a:picLocks noChangeAspect="1"/>
                    </pic:cNvPicPr>
                  </pic:nvPicPr>
                  <pic:blipFill>
                    <a:blip r:embed="rId41"/>
                    <a:stretch>
                      <a:fillRect/>
                    </a:stretch>
                  </pic:blipFill>
                  <pic:spPr>
                    <a:xfrm>
                      <a:off x="0" y="0"/>
                      <a:ext cx="2579370" cy="1934845"/>
                    </a:xfrm>
                    <a:prstGeom prst="rect">
                      <a:avLst/>
                    </a:prstGeom>
                    <a:noFill/>
                    <a:ln w="9525">
                      <a:noFill/>
                    </a:ln>
                  </pic:spPr>
                </pic:pic>
              </a:graphicData>
            </a:graphic>
          </wp:anchor>
        </w:drawing>
      </w:r>
    </w:p>
    <w:tbl>
      <w:tblPr>
        <w:tblStyle w:val="2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4"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社区名称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rFonts w:hint="eastAsia" w:eastAsia="宋体"/>
                <w:b/>
                <w:color w:val="FF0000"/>
                <w:sz w:val="28"/>
                <w:szCs w:val="28"/>
                <w:lang w:val="en-US" w:eastAsia="zh-CN"/>
              </w:rPr>
            </w:pPr>
            <w:r>
              <w:rPr>
                <w:rFonts w:hint="eastAsia"/>
                <w:b/>
                <w:color w:val="FF0000"/>
                <w:sz w:val="28"/>
                <w:szCs w:val="28"/>
              </w:rPr>
              <w:t xml:space="preserve">                </w:t>
            </w:r>
            <w:r>
              <w:rPr>
                <w:rFonts w:hint="eastAsia"/>
                <w:b/>
                <w:color w:val="FF0000"/>
                <w:sz w:val="28"/>
                <w:szCs w:val="28"/>
                <w:lang w:eastAsia="zh-CN"/>
              </w:rPr>
              <w:t>都市花园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3"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竣工时间</w:t>
            </w:r>
            <w:r>
              <w:rPr>
                <w:sz w:val="28"/>
                <w:szCs w:val="28"/>
              </w:rPr>
              <w:t>／</w:t>
            </w:r>
            <w:r>
              <w:rPr>
                <w:rFonts w:hint="eastAsia"/>
                <w:sz w:val="28"/>
                <w:szCs w:val="28"/>
              </w:rPr>
              <w:t>户数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sz w:val="28"/>
                <w:szCs w:val="28"/>
              </w:rPr>
            </w:pPr>
            <w:r>
              <w:rPr>
                <w:rFonts w:hint="eastAsia" w:ascii="Arial" w:hAnsi="Arial" w:cs="Arial"/>
                <w:color w:val="000000"/>
                <w:sz w:val="28"/>
                <w:szCs w:val="28"/>
              </w:rPr>
              <w:t>20</w:t>
            </w:r>
            <w:r>
              <w:rPr>
                <w:rFonts w:hint="eastAsia" w:ascii="Arial" w:hAnsi="Arial" w:cs="Arial"/>
                <w:color w:val="000000"/>
                <w:sz w:val="28"/>
                <w:szCs w:val="28"/>
                <w:lang w:val="en-US" w:eastAsia="zh-CN"/>
              </w:rPr>
              <w:t>12</w:t>
            </w:r>
            <w:r>
              <w:rPr>
                <w:rFonts w:hint="eastAsia" w:ascii="Arial" w:hAnsi="Arial" w:cs="Arial"/>
                <w:color w:val="000000"/>
                <w:sz w:val="28"/>
                <w:szCs w:val="28"/>
              </w:rPr>
              <w:t>年</w:t>
            </w:r>
            <w:r>
              <w:rPr>
                <w:rFonts w:hint="eastAsia" w:ascii="Arial" w:hAnsi="Arial" w:cs="Arial"/>
                <w:color w:val="000000"/>
                <w:sz w:val="28"/>
                <w:szCs w:val="28"/>
                <w:lang w:eastAsia="zh-CN"/>
              </w:rPr>
              <w:t>，</w:t>
            </w:r>
            <w:r>
              <w:rPr>
                <w:rFonts w:hint="eastAsia" w:ascii="Arial" w:hAnsi="Arial" w:cs="Arial"/>
                <w:color w:val="000000"/>
                <w:sz w:val="28"/>
                <w:szCs w:val="28"/>
                <w:lang w:val="en-US" w:eastAsia="zh-CN"/>
              </w:rPr>
              <w:t>780</w:t>
            </w:r>
            <w:r>
              <w:rPr>
                <w:rFonts w:ascii="Arial" w:hAnsi="Arial" w:cs="Arial"/>
                <w:color w:val="000000"/>
                <w:sz w:val="28"/>
                <w:szCs w:val="28"/>
              </w:rPr>
              <w:t>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0"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入住率</w:t>
            </w:r>
            <w:r>
              <w:rPr>
                <w:sz w:val="28"/>
                <w:szCs w:val="28"/>
              </w:rPr>
              <w:t>／</w:t>
            </w:r>
            <w:r>
              <w:rPr>
                <w:rFonts w:hint="eastAsia"/>
                <w:sz w:val="28"/>
                <w:szCs w:val="28"/>
              </w:rPr>
              <w:t>售价</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ascii="宋体" w:hAnsi="宋体"/>
                <w:sz w:val="28"/>
                <w:szCs w:val="28"/>
              </w:rPr>
            </w:pPr>
            <w:r>
              <w:rPr>
                <w:rFonts w:hint="eastAsia" w:ascii="Arial" w:hAnsi="Arial" w:cs="Arial"/>
                <w:color w:val="000000"/>
                <w:sz w:val="28"/>
                <w:szCs w:val="28"/>
              </w:rPr>
              <w:t>入住率</w:t>
            </w:r>
            <w:r>
              <w:rPr>
                <w:rFonts w:hint="eastAsia" w:ascii="Arial" w:hAnsi="Arial" w:cs="Arial"/>
                <w:color w:val="000000"/>
                <w:sz w:val="28"/>
                <w:szCs w:val="28"/>
                <w:lang w:val="en-US" w:eastAsia="zh-CN"/>
              </w:rPr>
              <w:t>8</w:t>
            </w:r>
            <w:r>
              <w:rPr>
                <w:rFonts w:hint="eastAsia" w:ascii="Arial" w:hAnsi="Arial" w:cs="Arial"/>
                <w:color w:val="000000"/>
                <w:sz w:val="28"/>
                <w:szCs w:val="28"/>
              </w:rPr>
              <w:t>5</w:t>
            </w:r>
            <w:r>
              <w:rPr>
                <w:rFonts w:ascii="Arial" w:hAnsi="Arial" w:cs="Arial"/>
                <w:color w:val="000000"/>
                <w:sz w:val="28"/>
                <w:szCs w:val="28"/>
              </w:rPr>
              <w:t>％，</w:t>
            </w:r>
            <w:r>
              <w:rPr>
                <w:rFonts w:hint="eastAsia" w:ascii="Arial" w:hAnsi="Arial" w:cs="Arial"/>
                <w:color w:val="000000"/>
                <w:sz w:val="28"/>
                <w:szCs w:val="28"/>
                <w:lang w:val="en-US" w:eastAsia="zh-CN"/>
              </w:rPr>
              <w:t>6400</w:t>
            </w:r>
            <w:r>
              <w:rPr>
                <w:rFonts w:ascii="Arial" w:hAnsi="Arial" w:cs="Arial"/>
                <w:color w:val="000000"/>
                <w:sz w:val="28"/>
                <w:szCs w:val="28"/>
              </w:rPr>
              <w:t>元／平方</w:t>
            </w:r>
          </w:p>
        </w:tc>
      </w:tr>
    </w:tbl>
    <w:p>
      <w:pPr>
        <w:pStyle w:val="29"/>
        <w:rPr>
          <w:rFonts w:ascii="宋体" w:hAnsi="宋体"/>
          <w:b/>
          <w:sz w:val="36"/>
          <w:szCs w:val="36"/>
        </w:rPr>
      </w:pPr>
    </w:p>
    <w:p>
      <w:pPr>
        <w:autoSpaceDN w:val="0"/>
        <w:spacing w:line="0" w:lineRule="atLeast"/>
      </w:pPr>
      <w:r>
        <w:rPr>
          <w:rFonts w:ascii="宋体" w:hAnsi="宋体"/>
          <w:sz w:val="24"/>
        </w:rPr>
        <w:drawing>
          <wp:anchor distT="0" distB="0" distL="114300" distR="114300" simplePos="0" relativeHeight="251721728" behindDoc="0" locked="0" layoutInCell="1" allowOverlap="1">
            <wp:simplePos x="0" y="0"/>
            <wp:positionH relativeFrom="column">
              <wp:posOffset>10160</wp:posOffset>
            </wp:positionH>
            <wp:positionV relativeFrom="paragraph">
              <wp:posOffset>105410</wp:posOffset>
            </wp:positionV>
            <wp:extent cx="2593975" cy="1945640"/>
            <wp:effectExtent l="0" t="0" r="15875" b="16510"/>
            <wp:wrapTopAndBottom/>
            <wp:docPr id="63" name="图片 90" descr="C:\Users\Administrator\Desktop\6.jp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0" descr="C:\Users\Administrator\Desktop\6.jpg6"/>
                    <pic:cNvPicPr>
                      <a:picLocks noChangeAspect="1"/>
                    </pic:cNvPicPr>
                  </pic:nvPicPr>
                  <pic:blipFill>
                    <a:blip r:embed="rId42"/>
                    <a:stretch>
                      <a:fillRect/>
                    </a:stretch>
                  </pic:blipFill>
                  <pic:spPr>
                    <a:xfrm>
                      <a:off x="0" y="0"/>
                      <a:ext cx="2593975" cy="1945640"/>
                    </a:xfrm>
                    <a:prstGeom prst="rect">
                      <a:avLst/>
                    </a:prstGeom>
                    <a:noFill/>
                    <a:ln w="9525">
                      <a:noFill/>
                    </a:ln>
                  </pic:spPr>
                </pic:pic>
              </a:graphicData>
            </a:graphic>
          </wp:anchor>
        </w:drawing>
      </w:r>
      <w:r>
        <w:rPr>
          <w:rFonts w:ascii="宋体" w:hAnsi="宋体"/>
          <w:sz w:val="32"/>
          <w:szCs w:val="32"/>
        </w:rPr>
        <w:drawing>
          <wp:anchor distT="0" distB="0" distL="114300" distR="114300" simplePos="0" relativeHeight="251722752" behindDoc="0" locked="0" layoutInCell="1" allowOverlap="1">
            <wp:simplePos x="0" y="0"/>
            <wp:positionH relativeFrom="column">
              <wp:posOffset>2656840</wp:posOffset>
            </wp:positionH>
            <wp:positionV relativeFrom="paragraph">
              <wp:posOffset>125095</wp:posOffset>
            </wp:positionV>
            <wp:extent cx="2588895" cy="1941830"/>
            <wp:effectExtent l="0" t="0" r="1905" b="1270"/>
            <wp:wrapTopAndBottom/>
            <wp:docPr id="64" name="图片 91" descr="C:\Users\Administrator\Desktop\66.jpg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1" descr="C:\Users\Administrator\Desktop\66.jpg66"/>
                    <pic:cNvPicPr>
                      <a:picLocks noChangeAspect="1"/>
                    </pic:cNvPicPr>
                  </pic:nvPicPr>
                  <pic:blipFill>
                    <a:blip r:embed="rId43"/>
                    <a:stretch>
                      <a:fillRect/>
                    </a:stretch>
                  </pic:blipFill>
                  <pic:spPr>
                    <a:xfrm>
                      <a:off x="0" y="0"/>
                      <a:ext cx="2588895" cy="1941830"/>
                    </a:xfrm>
                    <a:prstGeom prst="rect">
                      <a:avLst/>
                    </a:prstGeom>
                    <a:noFill/>
                    <a:ln w="9525">
                      <a:noFill/>
                    </a:ln>
                  </pic:spPr>
                </pic:pic>
              </a:graphicData>
            </a:graphic>
          </wp:anchor>
        </w:drawing>
      </w:r>
    </w:p>
    <w:p>
      <w:pPr>
        <w:pStyle w:val="29"/>
        <w:rPr>
          <w:b/>
          <w:bCs/>
          <w:color w:val="0000FF"/>
          <w:sz w:val="36"/>
          <w:szCs w:val="32"/>
        </w:rPr>
      </w:pPr>
    </w:p>
    <w:tbl>
      <w:tblPr>
        <w:tblStyle w:val="2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4"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社区名称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hint="eastAsia" w:eastAsia="宋体"/>
                <w:b/>
                <w:color w:val="FF0000"/>
                <w:sz w:val="28"/>
                <w:szCs w:val="28"/>
                <w:lang w:val="en-US" w:eastAsia="zh-CN"/>
              </w:rPr>
            </w:pPr>
            <w:r>
              <w:rPr>
                <w:rFonts w:hint="eastAsia" w:eastAsia="宋体"/>
                <w:b/>
                <w:color w:val="FF0000"/>
                <w:sz w:val="28"/>
                <w:szCs w:val="28"/>
                <w:lang w:val="en-US" w:eastAsia="zh-CN"/>
              </w:rPr>
              <w:t>紫御花园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3"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竣工时间</w:t>
            </w:r>
            <w:r>
              <w:rPr>
                <w:sz w:val="28"/>
                <w:szCs w:val="28"/>
              </w:rPr>
              <w:t>／</w:t>
            </w:r>
            <w:r>
              <w:rPr>
                <w:rFonts w:hint="eastAsia"/>
                <w:sz w:val="28"/>
                <w:szCs w:val="28"/>
              </w:rPr>
              <w:t>户数</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sz w:val="28"/>
                <w:szCs w:val="28"/>
              </w:rPr>
            </w:pPr>
            <w:r>
              <w:rPr>
                <w:rFonts w:hint="eastAsia" w:ascii="Arial" w:hAnsi="Arial" w:cs="Arial"/>
                <w:color w:val="000000"/>
                <w:sz w:val="28"/>
                <w:szCs w:val="28"/>
              </w:rPr>
              <w:t>20</w:t>
            </w:r>
            <w:r>
              <w:rPr>
                <w:rFonts w:hint="eastAsia" w:ascii="Arial" w:hAnsi="Arial" w:cs="Arial"/>
                <w:color w:val="000000"/>
                <w:sz w:val="28"/>
                <w:szCs w:val="28"/>
                <w:lang w:val="en-US" w:eastAsia="zh-CN"/>
              </w:rPr>
              <w:t>12</w:t>
            </w:r>
            <w:r>
              <w:rPr>
                <w:rFonts w:hint="eastAsia" w:ascii="Arial" w:hAnsi="Arial" w:cs="Arial"/>
                <w:color w:val="000000"/>
                <w:sz w:val="28"/>
                <w:szCs w:val="28"/>
              </w:rPr>
              <w:t>年</w:t>
            </w:r>
            <w:r>
              <w:rPr>
                <w:rFonts w:ascii="Arial" w:hAnsi="Arial" w:cs="Arial"/>
                <w:color w:val="000000"/>
                <w:sz w:val="28"/>
                <w:szCs w:val="28"/>
              </w:rPr>
              <w:t>，</w:t>
            </w:r>
            <w:r>
              <w:rPr>
                <w:rFonts w:hint="eastAsia" w:ascii="Arial" w:hAnsi="Arial" w:cs="Arial"/>
                <w:color w:val="000000"/>
                <w:sz w:val="28"/>
                <w:szCs w:val="28"/>
                <w:lang w:val="en-US" w:eastAsia="zh-CN"/>
              </w:rPr>
              <w:t>156</w:t>
            </w:r>
            <w:r>
              <w:rPr>
                <w:rFonts w:ascii="Arial" w:hAnsi="Arial" w:cs="Arial"/>
                <w:color w:val="000000"/>
                <w:sz w:val="28"/>
                <w:szCs w:val="28"/>
              </w:rPr>
              <w:t>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0" w:hRule="atLeast"/>
        </w:trPr>
        <w:tc>
          <w:tcPr>
            <w:tcW w:w="2259"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rPr>
                <w:sz w:val="28"/>
                <w:szCs w:val="28"/>
              </w:rPr>
            </w:pPr>
            <w:r>
              <w:rPr>
                <w:rFonts w:hint="eastAsia"/>
                <w:sz w:val="28"/>
                <w:szCs w:val="28"/>
              </w:rPr>
              <w:t>入住率</w:t>
            </w:r>
            <w:r>
              <w:rPr>
                <w:sz w:val="28"/>
                <w:szCs w:val="28"/>
              </w:rPr>
              <w:t>／</w:t>
            </w:r>
            <w:r>
              <w:rPr>
                <w:rFonts w:hint="eastAsia"/>
                <w:sz w:val="28"/>
                <w:szCs w:val="28"/>
              </w:rPr>
              <w:t>售价</w:t>
            </w:r>
          </w:p>
        </w:tc>
        <w:tc>
          <w:tcPr>
            <w:tcW w:w="5821" w:type="dxa"/>
            <w:tcBorders>
              <w:top w:val="single" w:color="auto" w:sz="4" w:space="0"/>
              <w:left w:val="single" w:color="auto" w:sz="4" w:space="0"/>
              <w:bottom w:val="single" w:color="auto" w:sz="4" w:space="0"/>
              <w:right w:val="single" w:color="auto" w:sz="4" w:space="0"/>
            </w:tcBorders>
            <w:noWrap w:val="0"/>
            <w:vAlign w:val="center"/>
          </w:tcPr>
          <w:p>
            <w:pPr>
              <w:tabs>
                <w:tab w:val="left" w:pos="0"/>
              </w:tabs>
              <w:ind w:right="-512" w:rightChars="-244"/>
              <w:jc w:val="center"/>
              <w:rPr>
                <w:rFonts w:ascii="宋体" w:hAnsi="宋体"/>
                <w:sz w:val="28"/>
                <w:szCs w:val="28"/>
              </w:rPr>
            </w:pPr>
            <w:r>
              <w:rPr>
                <w:rFonts w:hint="eastAsia" w:ascii="Arial" w:hAnsi="Arial" w:cs="Arial"/>
                <w:color w:val="000000"/>
                <w:sz w:val="28"/>
                <w:szCs w:val="28"/>
              </w:rPr>
              <w:t>入住率95</w:t>
            </w:r>
            <w:r>
              <w:rPr>
                <w:rFonts w:ascii="Arial" w:hAnsi="Arial" w:cs="Arial"/>
                <w:color w:val="000000"/>
                <w:sz w:val="28"/>
                <w:szCs w:val="28"/>
              </w:rPr>
              <w:t>％，</w:t>
            </w:r>
            <w:r>
              <w:rPr>
                <w:rFonts w:hint="eastAsia" w:ascii="Arial" w:hAnsi="Arial" w:cs="Arial"/>
                <w:color w:val="000000"/>
                <w:sz w:val="28"/>
                <w:szCs w:val="28"/>
                <w:lang w:val="en-US" w:eastAsia="zh-CN"/>
              </w:rPr>
              <w:t>560</w:t>
            </w:r>
            <w:r>
              <w:rPr>
                <w:rFonts w:hint="eastAsia" w:ascii="Arial" w:hAnsi="Arial" w:cs="Arial"/>
                <w:color w:val="000000"/>
                <w:sz w:val="28"/>
                <w:szCs w:val="28"/>
              </w:rPr>
              <w:t>0</w:t>
            </w:r>
            <w:r>
              <w:rPr>
                <w:rFonts w:ascii="Arial" w:hAnsi="Arial" w:cs="Arial"/>
                <w:color w:val="000000"/>
                <w:sz w:val="28"/>
                <w:szCs w:val="28"/>
              </w:rPr>
              <w:t>元／平方</w:t>
            </w:r>
          </w:p>
        </w:tc>
      </w:tr>
    </w:tbl>
    <w:p>
      <w:pPr>
        <w:pStyle w:val="29"/>
        <w:ind w:firstLine="3092" w:firstLineChars="700"/>
        <w:rPr>
          <w:rFonts w:hint="eastAsia" w:ascii="宋体" w:hAnsi="宋体"/>
          <w:b/>
          <w:sz w:val="44"/>
          <w:szCs w:val="44"/>
        </w:rPr>
      </w:pPr>
    </w:p>
    <w:p>
      <w:pPr>
        <w:pStyle w:val="29"/>
        <w:ind w:firstLine="3092" w:firstLineChars="700"/>
        <w:rPr>
          <w:rFonts w:hint="eastAsia" w:ascii="宋体" w:hAnsi="宋体"/>
          <w:b/>
          <w:sz w:val="44"/>
          <w:szCs w:val="44"/>
        </w:rPr>
      </w:pPr>
      <w:r>
        <w:rPr>
          <w:rFonts w:hint="eastAsia" w:ascii="宋体" w:hAnsi="宋体"/>
          <w:b/>
          <w:sz w:val="44"/>
          <w:szCs w:val="44"/>
        </w:rPr>
        <w:t>六、总结</w:t>
      </w:r>
    </w:p>
    <w:p>
      <w:pPr>
        <w:rPr>
          <w:rFonts w:hint="eastAsia" w:ascii="宋体" w:hAnsi="宋体" w:cs="宋体"/>
          <w:sz w:val="28"/>
          <w:szCs w:val="28"/>
        </w:rPr>
      </w:pPr>
      <w:r>
        <w:rPr>
          <w:rFonts w:hint="eastAsia" w:ascii="宋体" w:hAnsi="宋体" w:cs="宋体"/>
          <w:sz w:val="28"/>
          <w:szCs w:val="28"/>
        </w:rPr>
        <w:t>一、市场生源：</w:t>
      </w:r>
      <w:r>
        <w:rPr>
          <w:rFonts w:hint="eastAsia" w:ascii="宋体" w:hAnsi="宋体" w:cs="宋体"/>
          <w:sz w:val="28"/>
          <w:szCs w:val="28"/>
          <w:lang w:eastAsia="zh-CN"/>
        </w:rPr>
        <w:t>新乐市东长寿学校</w:t>
      </w:r>
      <w:r>
        <w:rPr>
          <w:rFonts w:hint="eastAsia" w:ascii="宋体" w:hAnsi="宋体" w:cs="宋体"/>
          <w:sz w:val="28"/>
          <w:szCs w:val="28"/>
        </w:rPr>
        <w:t>片区内生源有近</w:t>
      </w:r>
      <w:r>
        <w:rPr>
          <w:rFonts w:hint="eastAsia" w:ascii="宋体" w:hAnsi="宋体" w:cs="宋体"/>
          <w:sz w:val="28"/>
          <w:szCs w:val="28"/>
          <w:lang w:val="en-US" w:eastAsia="zh-CN"/>
        </w:rPr>
        <w:t>6100</w:t>
      </w:r>
      <w:r>
        <w:rPr>
          <w:rFonts w:hint="eastAsia" w:ascii="宋体" w:hAnsi="宋体" w:cs="宋体"/>
          <w:sz w:val="28"/>
          <w:szCs w:val="28"/>
        </w:rPr>
        <w:t>人，平均每年按每</w:t>
      </w:r>
      <w:r>
        <w:rPr>
          <w:rFonts w:hint="eastAsia" w:ascii="宋体" w:hAnsi="宋体" w:cs="宋体"/>
          <w:sz w:val="28"/>
          <w:szCs w:val="28"/>
          <w:lang w:val="en-US" w:eastAsia="zh-CN"/>
        </w:rPr>
        <w:t>5</w:t>
      </w:r>
      <w:r>
        <w:rPr>
          <w:rFonts w:hint="eastAsia" w:ascii="宋体" w:hAnsi="宋体" w:cs="宋体"/>
          <w:sz w:val="28"/>
          <w:szCs w:val="28"/>
        </w:rPr>
        <w:t>000元/人的教育消费，共计有近</w:t>
      </w:r>
      <w:r>
        <w:rPr>
          <w:rFonts w:hint="eastAsia" w:ascii="宋体" w:hAnsi="宋体" w:cs="宋体"/>
          <w:sz w:val="28"/>
          <w:szCs w:val="28"/>
          <w:lang w:val="en-US" w:eastAsia="zh-CN"/>
        </w:rPr>
        <w:t>305</w:t>
      </w:r>
      <w:r>
        <w:rPr>
          <w:rFonts w:hint="eastAsia" w:ascii="宋体" w:hAnsi="宋体" w:cs="宋体"/>
          <w:sz w:val="28"/>
          <w:szCs w:val="28"/>
        </w:rPr>
        <w:t>0万的培训市场份额；生源决定下线，在这样的生源地，只要正常的做，不至于没有学生，基本不会亏钱。</w:t>
      </w:r>
    </w:p>
    <w:p>
      <w:pPr>
        <w:rPr>
          <w:rFonts w:ascii="宋体" w:hAnsi="宋体" w:cs="宋体"/>
          <w:sz w:val="28"/>
          <w:szCs w:val="28"/>
        </w:rPr>
      </w:pPr>
      <w:r>
        <w:rPr>
          <w:rFonts w:hint="eastAsia" w:ascii="宋体" w:hAnsi="宋体" w:cs="宋体"/>
          <w:sz w:val="28"/>
          <w:szCs w:val="28"/>
        </w:rPr>
        <w:t>二、竞品情况：</w:t>
      </w:r>
      <w:r>
        <w:rPr>
          <w:rFonts w:hint="eastAsia" w:ascii="宋体" w:hAnsi="宋体" w:cs="宋体"/>
          <w:sz w:val="28"/>
          <w:szCs w:val="28"/>
          <w:lang w:eastAsia="zh-CN"/>
        </w:rPr>
        <w:t>新乐市东长寿学校</w:t>
      </w:r>
      <w:r>
        <w:rPr>
          <w:rFonts w:hint="eastAsia" w:ascii="宋体" w:hAnsi="宋体" w:cs="宋体"/>
          <w:sz w:val="28"/>
          <w:szCs w:val="28"/>
        </w:rPr>
        <w:t>片区内教育培训</w:t>
      </w:r>
      <w:r>
        <w:rPr>
          <w:rFonts w:hint="eastAsia" w:ascii="宋体" w:hAnsi="宋体" w:cs="宋体"/>
          <w:sz w:val="28"/>
          <w:szCs w:val="28"/>
          <w:lang w:eastAsia="zh-CN"/>
        </w:rPr>
        <w:t>不是很多</w:t>
      </w:r>
      <w:r>
        <w:rPr>
          <w:rFonts w:hint="eastAsia" w:ascii="宋体" w:hAnsi="宋体" w:cs="宋体"/>
          <w:sz w:val="28"/>
          <w:szCs w:val="28"/>
        </w:rPr>
        <w:t>，</w:t>
      </w:r>
      <w:r>
        <w:rPr>
          <w:rFonts w:hint="eastAsia" w:ascii="宋体" w:hAnsi="宋体" w:cs="宋体"/>
          <w:sz w:val="28"/>
          <w:szCs w:val="28"/>
          <w:lang w:eastAsia="zh-CN"/>
        </w:rPr>
        <w:t>但许多小学生的辅导和补习机构学生非常多，专门针对初中生的补习机构很少，在本片区内没有太多的竞争对手，这样更有利于我们尽快在市场上立足。通过众多小学的</w:t>
      </w:r>
      <w:r>
        <w:rPr>
          <w:rFonts w:hint="eastAsia" w:ascii="宋体" w:hAnsi="宋体" w:cs="宋体"/>
          <w:sz w:val="28"/>
          <w:szCs w:val="28"/>
        </w:rPr>
        <w:t>家长有</w:t>
      </w:r>
      <w:r>
        <w:rPr>
          <w:rFonts w:hint="eastAsia" w:ascii="宋体" w:hAnsi="宋体" w:cs="宋体"/>
          <w:sz w:val="28"/>
          <w:szCs w:val="28"/>
          <w:lang w:eastAsia="zh-CN"/>
        </w:rPr>
        <w:t>给孩子</w:t>
      </w:r>
      <w:r>
        <w:rPr>
          <w:rFonts w:hint="eastAsia" w:ascii="宋体" w:hAnsi="宋体" w:cs="宋体"/>
          <w:sz w:val="28"/>
          <w:szCs w:val="28"/>
        </w:rPr>
        <w:t>补习的意识和需求，</w:t>
      </w:r>
      <w:r>
        <w:rPr>
          <w:rFonts w:hint="eastAsia" w:ascii="宋体" w:hAnsi="宋体" w:cs="宋体"/>
          <w:sz w:val="28"/>
          <w:szCs w:val="28"/>
          <w:lang w:eastAsia="zh-CN"/>
        </w:rPr>
        <w:t>说明市场潜力巨大，只是目前师资的匮乏，导致初中补习机构相对较少，而我们的出现刚好可以弥补这一市场缺口，对于我们是十分有利的局面。</w:t>
      </w:r>
      <w:r>
        <w:rPr>
          <w:rFonts w:hint="eastAsia" w:ascii="宋体" w:hAnsi="宋体" w:cs="宋体"/>
          <w:sz w:val="28"/>
          <w:szCs w:val="28"/>
        </w:rPr>
        <w:t>市场的成熟决定了我们的发展上限。但基本传统培训机构，师资和学习效果是最大的诟病，本土机构的服务管理水平也一直较为落后，而这个市场对优质培训机构的服务质量的需求越来越旺盛。</w:t>
      </w:r>
    </w:p>
    <w:p>
      <w:pPr>
        <w:spacing w:line="560" w:lineRule="exact"/>
        <w:rPr>
          <w:rFonts w:hint="eastAsia" w:ascii="宋体" w:hAnsi="宋体" w:cs="宋体"/>
          <w:sz w:val="28"/>
          <w:szCs w:val="28"/>
        </w:rPr>
      </w:pPr>
      <w:r>
        <w:rPr>
          <w:rFonts w:hint="eastAsia" w:ascii="宋体" w:hAnsi="宋体" w:cs="宋体"/>
          <w:sz w:val="28"/>
          <w:szCs w:val="28"/>
        </w:rPr>
        <w:t>三、收费：</w:t>
      </w:r>
      <w:r>
        <w:rPr>
          <w:rFonts w:hint="eastAsia" w:ascii="宋体" w:hAnsi="宋体" w:cs="宋体"/>
          <w:sz w:val="28"/>
          <w:szCs w:val="28"/>
          <w:lang w:eastAsia="zh-CN"/>
        </w:rPr>
        <w:t>新乐市东长寿学校</w:t>
      </w:r>
      <w:r>
        <w:rPr>
          <w:rFonts w:hint="eastAsia" w:ascii="宋体" w:hAnsi="宋体" w:cs="宋体"/>
          <w:sz w:val="28"/>
          <w:szCs w:val="28"/>
        </w:rPr>
        <w:t>片区初中一年级一对一培训机构收费大约都在</w:t>
      </w:r>
      <w:r>
        <w:rPr>
          <w:rFonts w:hint="eastAsia" w:ascii="宋体" w:hAnsi="宋体" w:cs="宋体"/>
          <w:sz w:val="28"/>
          <w:szCs w:val="28"/>
          <w:lang w:val="en-US" w:eastAsia="zh-CN"/>
        </w:rPr>
        <w:t>60</w:t>
      </w:r>
      <w:r>
        <w:rPr>
          <w:rFonts w:hint="eastAsia" w:ascii="宋体" w:hAnsi="宋体" w:cs="宋体"/>
          <w:sz w:val="28"/>
          <w:szCs w:val="28"/>
        </w:rPr>
        <w:t>-</w:t>
      </w:r>
      <w:r>
        <w:rPr>
          <w:rFonts w:hint="eastAsia" w:ascii="宋体" w:hAnsi="宋体" w:cs="宋体"/>
          <w:sz w:val="28"/>
          <w:szCs w:val="28"/>
          <w:lang w:val="en-US" w:eastAsia="zh-CN"/>
        </w:rPr>
        <w:t>8</w:t>
      </w:r>
      <w:r>
        <w:rPr>
          <w:rFonts w:hint="eastAsia" w:ascii="宋体" w:hAnsi="宋体" w:cs="宋体"/>
          <w:sz w:val="28"/>
          <w:szCs w:val="28"/>
        </w:rPr>
        <w:t>0/课时（60分钟），每次课</w:t>
      </w:r>
      <w:r>
        <w:rPr>
          <w:rFonts w:hint="eastAsia" w:ascii="宋体" w:hAnsi="宋体" w:cs="宋体"/>
          <w:sz w:val="28"/>
          <w:szCs w:val="28"/>
          <w:lang w:val="en-US" w:eastAsia="zh-CN"/>
        </w:rPr>
        <w:t>120</w:t>
      </w:r>
      <w:r>
        <w:rPr>
          <w:rFonts w:hint="eastAsia" w:ascii="宋体" w:hAnsi="宋体" w:cs="宋体"/>
          <w:sz w:val="28"/>
          <w:szCs w:val="28"/>
        </w:rPr>
        <w:t>-</w:t>
      </w:r>
      <w:r>
        <w:rPr>
          <w:rFonts w:hint="eastAsia" w:ascii="宋体" w:hAnsi="宋体" w:cs="宋体"/>
          <w:sz w:val="28"/>
          <w:szCs w:val="28"/>
          <w:lang w:val="en-US" w:eastAsia="zh-CN"/>
        </w:rPr>
        <w:t>16</w:t>
      </w:r>
      <w:r>
        <w:rPr>
          <w:rFonts w:hint="eastAsia" w:ascii="宋体" w:hAnsi="宋体" w:cs="宋体"/>
          <w:sz w:val="28"/>
          <w:szCs w:val="28"/>
        </w:rPr>
        <w:t>0元/2小时，全年按50周，每周1次课，寒暑假3次课/周，全年70-80次课，全年收费在</w:t>
      </w:r>
      <w:r>
        <w:rPr>
          <w:rFonts w:hint="eastAsia" w:ascii="宋体" w:hAnsi="宋体" w:cs="宋体"/>
          <w:sz w:val="28"/>
          <w:szCs w:val="28"/>
          <w:lang w:val="en-US" w:eastAsia="zh-CN"/>
        </w:rPr>
        <w:t>840</w:t>
      </w:r>
      <w:r>
        <w:rPr>
          <w:rFonts w:hint="eastAsia" w:ascii="宋体" w:hAnsi="宋体" w:cs="宋体"/>
          <w:sz w:val="28"/>
          <w:szCs w:val="28"/>
        </w:rPr>
        <w:t>0-</w:t>
      </w:r>
      <w:r>
        <w:rPr>
          <w:rFonts w:hint="eastAsia" w:ascii="宋体" w:hAnsi="宋体" w:cs="宋体"/>
          <w:sz w:val="28"/>
          <w:szCs w:val="28"/>
          <w:lang w:val="en-US" w:eastAsia="zh-CN"/>
        </w:rPr>
        <w:t>1280</w:t>
      </w:r>
      <w:r>
        <w:rPr>
          <w:rFonts w:hint="eastAsia" w:ascii="宋体" w:hAnsi="宋体" w:cs="宋体"/>
          <w:sz w:val="28"/>
          <w:szCs w:val="28"/>
        </w:rPr>
        <w:t>0元/年；足以支撑本地家长对乂学的支付。</w:t>
      </w:r>
    </w:p>
    <w:p>
      <w:pPr>
        <w:spacing w:line="560" w:lineRule="exact"/>
        <w:rPr>
          <w:rFonts w:hint="eastAsia" w:ascii="宋体" w:hAnsi="宋体" w:eastAsia="宋体" w:cs="宋体"/>
          <w:sz w:val="28"/>
          <w:szCs w:val="28"/>
          <w:lang w:val="en-US" w:eastAsia="zh-CN"/>
        </w:rPr>
      </w:pPr>
      <w:r>
        <w:rPr>
          <w:rFonts w:hint="eastAsia" w:ascii="宋体" w:hAnsi="宋体" w:cs="宋体"/>
          <w:sz w:val="28"/>
          <w:szCs w:val="28"/>
        </w:rPr>
        <w:t>四、消费水平：</w:t>
      </w:r>
      <w:r>
        <w:rPr>
          <w:rFonts w:hint="eastAsia" w:ascii="宋体" w:hAnsi="宋体" w:cs="宋体"/>
          <w:sz w:val="28"/>
          <w:szCs w:val="28"/>
          <w:lang w:eastAsia="zh-CN"/>
        </w:rPr>
        <w:t>新乐市东长寿学校片区内有肯德基的入驻，足以说明消费能力是比较强的，另外片区内有爱尚购物广场（内设爱尚国际影城）</w:t>
      </w:r>
      <w:r>
        <w:rPr>
          <w:rFonts w:hint="eastAsia" w:ascii="宋体" w:hAnsi="宋体" w:cs="宋体"/>
          <w:sz w:val="28"/>
          <w:szCs w:val="28"/>
        </w:rPr>
        <w:t>、</w:t>
      </w:r>
      <w:r>
        <w:rPr>
          <w:rFonts w:hint="eastAsia" w:ascii="宋体" w:hAnsi="宋体" w:cs="宋体"/>
          <w:sz w:val="28"/>
          <w:szCs w:val="28"/>
          <w:lang w:eastAsia="zh-CN"/>
        </w:rPr>
        <w:t>宜佳旺金座广场（内设新乐</w:t>
      </w:r>
      <w:r>
        <w:rPr>
          <w:rFonts w:hint="eastAsia" w:ascii="宋体" w:hAnsi="宋体" w:cs="宋体"/>
          <w:sz w:val="28"/>
          <w:szCs w:val="28"/>
          <w:lang w:val="en-US" w:eastAsia="zh-CN"/>
        </w:rPr>
        <w:t>3D</w:t>
      </w:r>
      <w:r>
        <w:rPr>
          <w:rFonts w:hint="eastAsia" w:ascii="宋体" w:hAnsi="宋体" w:cs="宋体"/>
          <w:sz w:val="28"/>
          <w:szCs w:val="28"/>
          <w:lang w:eastAsia="zh-CN"/>
        </w:rPr>
        <w:t>影院）</w:t>
      </w:r>
      <w:r>
        <w:rPr>
          <w:rFonts w:hint="eastAsia" w:ascii="宋体" w:hAnsi="宋体" w:cs="宋体"/>
          <w:sz w:val="28"/>
          <w:szCs w:val="28"/>
        </w:rPr>
        <w:t>、</w:t>
      </w:r>
      <w:r>
        <w:rPr>
          <w:rFonts w:hint="eastAsia" w:ascii="宋体" w:hAnsi="宋体" w:cs="宋体"/>
          <w:sz w:val="28"/>
          <w:szCs w:val="28"/>
          <w:lang w:eastAsia="zh-CN"/>
        </w:rPr>
        <w:t>龙腾购物广场和已经建好的台北地下商业街等商圈，整个城区比较成熟的商圈多数在我们东长寿学校片区内，对于我们后期招生以及运营起到了很大的促进作用。</w:t>
      </w:r>
    </w:p>
    <w:p>
      <w:pPr>
        <w:spacing w:line="560" w:lineRule="exact"/>
        <w:rPr>
          <w:rFonts w:hint="eastAsia" w:ascii="宋体" w:hAnsi="宋体" w:cs="宋体"/>
          <w:sz w:val="28"/>
          <w:szCs w:val="28"/>
        </w:rPr>
      </w:pPr>
      <w:r>
        <w:rPr>
          <w:rFonts w:hint="eastAsia" w:ascii="宋体" w:hAnsi="宋体" w:cs="宋体"/>
          <w:sz w:val="28"/>
          <w:szCs w:val="28"/>
        </w:rPr>
        <w:t>五、房租：通过调查，</w:t>
      </w:r>
      <w:r>
        <w:rPr>
          <w:rFonts w:hint="eastAsia" w:ascii="宋体" w:hAnsi="宋体" w:cs="宋体"/>
          <w:sz w:val="28"/>
          <w:szCs w:val="28"/>
          <w:lang w:eastAsia="zh-CN"/>
        </w:rPr>
        <w:t>新乐市东长寿学校</w:t>
      </w:r>
      <w:r>
        <w:rPr>
          <w:rFonts w:hint="eastAsia" w:ascii="宋体" w:hAnsi="宋体" w:cs="宋体"/>
          <w:sz w:val="28"/>
          <w:szCs w:val="28"/>
        </w:rPr>
        <w:t>片区内适合做培训学校的写字楼以及商铺租金</w:t>
      </w:r>
      <w:r>
        <w:rPr>
          <w:rFonts w:hint="eastAsia" w:ascii="宋体" w:hAnsi="宋体" w:cs="宋体"/>
          <w:sz w:val="28"/>
          <w:szCs w:val="28"/>
          <w:lang w:val="en-US" w:eastAsia="zh-CN"/>
        </w:rPr>
        <w:t>2</w:t>
      </w:r>
      <w:r>
        <w:rPr>
          <w:rFonts w:hint="eastAsia" w:ascii="宋体" w:hAnsi="宋体" w:cs="宋体"/>
          <w:sz w:val="28"/>
          <w:szCs w:val="28"/>
        </w:rPr>
        <w:t>0到</w:t>
      </w:r>
      <w:r>
        <w:rPr>
          <w:rFonts w:hint="eastAsia" w:ascii="宋体" w:hAnsi="宋体" w:cs="宋体"/>
          <w:sz w:val="28"/>
          <w:szCs w:val="28"/>
          <w:lang w:val="en-US" w:eastAsia="zh-CN"/>
        </w:rPr>
        <w:t>40元每平平月</w:t>
      </w:r>
      <w:r>
        <w:rPr>
          <w:rFonts w:hint="eastAsia" w:ascii="宋体" w:hAnsi="宋体" w:cs="宋体"/>
          <w:sz w:val="28"/>
          <w:szCs w:val="28"/>
        </w:rPr>
        <w:t>。</w:t>
      </w:r>
    </w:p>
    <w:p>
      <w:pPr>
        <w:spacing w:line="560" w:lineRule="exact"/>
        <w:rPr>
          <w:rFonts w:hint="eastAsia" w:ascii="宋体" w:hAnsi="宋体" w:cs="宋体"/>
          <w:sz w:val="28"/>
          <w:szCs w:val="28"/>
        </w:rPr>
      </w:pPr>
    </w:p>
    <w:p>
      <w:pPr>
        <w:tabs>
          <w:tab w:val="left" w:pos="7560"/>
        </w:tabs>
        <w:spacing w:line="510" w:lineRule="exact"/>
        <w:ind w:right="-86" w:rightChars="-41"/>
        <w:rPr>
          <w:rFonts w:hint="eastAsia"/>
          <w:b/>
          <w:bCs/>
          <w:color w:val="000000"/>
          <w:sz w:val="32"/>
          <w:szCs w:val="32"/>
        </w:rPr>
      </w:pPr>
    </w:p>
    <w:p>
      <w:pPr>
        <w:tabs>
          <w:tab w:val="left" w:pos="7560"/>
        </w:tabs>
        <w:spacing w:line="520" w:lineRule="exact"/>
        <w:rPr>
          <w:rFonts w:hint="eastAsia"/>
          <w:b/>
          <w:sz w:val="32"/>
          <w:szCs w:val="32"/>
        </w:rPr>
      </w:pPr>
    </w:p>
    <w:p>
      <w:pPr>
        <w:tabs>
          <w:tab w:val="left" w:pos="7560"/>
        </w:tabs>
        <w:spacing w:line="520" w:lineRule="exact"/>
        <w:rPr>
          <w:b/>
          <w:sz w:val="32"/>
          <w:szCs w:val="32"/>
        </w:rPr>
      </w:pPr>
      <w:r>
        <w:rPr>
          <w:rFonts w:hint="eastAsia"/>
          <w:b/>
          <w:sz w:val="32"/>
          <w:szCs w:val="32"/>
        </w:rPr>
        <w:t>乂学市场招生：</w:t>
      </w:r>
    </w:p>
    <w:p>
      <w:pPr>
        <w:tabs>
          <w:tab w:val="left" w:pos="7560"/>
        </w:tabs>
        <w:spacing w:line="510" w:lineRule="exact"/>
        <w:ind w:left="13" w:leftChars="6" w:right="-86" w:rightChars="-41"/>
        <w:rPr>
          <w:sz w:val="28"/>
          <w:szCs w:val="28"/>
        </w:rPr>
      </w:pPr>
      <w:r>
        <w:rPr>
          <w:rFonts w:hint="eastAsia"/>
          <w:sz w:val="28"/>
          <w:szCs w:val="28"/>
        </w:rPr>
        <w:t>当地市场诸多培训学校没有进行系统的招生战略，设置专门招生部门的学校很少，更谈不上专业的市场策划和市场宣传，大家只是在招生旺季采取简单的传单模式和平面媒体进行招生和低端价格策略，而乂学教育招生团队的是昂立教育集团的原班人马，在全国做了近十年的市场招生，有着丰富的招生经验，且乂学教育自适应运营系统已经进入诸多城市的公校进行免费体验，例如：上海的延河中学，徐汇中学，黄浦中学，杭州的第十中学，文澜中学，采荷中学，正在洽谈的中学有南京的科利华中学和南京第九中学，同时进入了河南郑州，山东枣庄的昂立学校进行了体验，并取得诸多家长及学生的认可，这对乂学未来招生带来极为有利的便利！</w:t>
      </w:r>
    </w:p>
    <w:p>
      <w:pPr>
        <w:tabs>
          <w:tab w:val="left" w:pos="7560"/>
        </w:tabs>
        <w:spacing w:line="520" w:lineRule="exact"/>
        <w:rPr>
          <w:rFonts w:hint="eastAsia"/>
          <w:b/>
          <w:sz w:val="32"/>
          <w:szCs w:val="32"/>
        </w:rPr>
      </w:pPr>
    </w:p>
    <w:p>
      <w:pPr>
        <w:tabs>
          <w:tab w:val="left" w:pos="7560"/>
        </w:tabs>
        <w:spacing w:line="520" w:lineRule="exact"/>
        <w:rPr>
          <w:b/>
          <w:sz w:val="32"/>
          <w:szCs w:val="32"/>
        </w:rPr>
      </w:pPr>
      <w:r>
        <w:rPr>
          <w:rFonts w:hint="eastAsia"/>
          <w:b/>
          <w:sz w:val="32"/>
          <w:szCs w:val="32"/>
        </w:rPr>
        <w:t>乂学教师培训体系：</w:t>
      </w:r>
    </w:p>
    <w:p>
      <w:pPr>
        <w:tabs>
          <w:tab w:val="left" w:pos="7560"/>
        </w:tabs>
        <w:spacing w:line="510" w:lineRule="exact"/>
        <w:ind w:right="-86" w:rightChars="-41"/>
        <w:rPr>
          <w:rFonts w:hint="eastAsia"/>
          <w:color w:val="000000"/>
          <w:sz w:val="28"/>
          <w:szCs w:val="28"/>
        </w:rPr>
      </w:pPr>
      <w:r>
        <w:rPr>
          <w:rFonts w:hint="eastAsia"/>
          <w:color w:val="000000"/>
          <w:sz w:val="28"/>
          <w:szCs w:val="28"/>
        </w:rPr>
        <w:t>教师培训体系分为初级，中级，高级，教务长，培训师等等三阶九段师训体系，采取的是分层次，标准化高要求</w:t>
      </w:r>
      <w:r>
        <w:rPr>
          <w:color w:val="000000"/>
          <w:sz w:val="28"/>
          <w:szCs w:val="28"/>
        </w:rPr>
        <w:t>20-30</w:t>
      </w:r>
      <w:r>
        <w:rPr>
          <w:rFonts w:hint="eastAsia"/>
          <w:color w:val="000000"/>
          <w:sz w:val="28"/>
          <w:szCs w:val="28"/>
        </w:rPr>
        <w:t>天的教师培训，有很多其它学校未经培训的老师永远无法掌握的基本教学基本功。</w:t>
      </w:r>
    </w:p>
    <w:p>
      <w:pPr>
        <w:tabs>
          <w:tab w:val="left" w:pos="7560"/>
        </w:tabs>
        <w:spacing w:line="510" w:lineRule="exact"/>
        <w:ind w:right="-86" w:rightChars="-41"/>
        <w:rPr>
          <w:rFonts w:hint="eastAsia"/>
          <w:color w:val="000000"/>
          <w:sz w:val="28"/>
          <w:szCs w:val="28"/>
        </w:rPr>
      </w:pPr>
    </w:p>
    <w:p>
      <w:pPr>
        <w:tabs>
          <w:tab w:val="left" w:pos="7560"/>
        </w:tabs>
        <w:spacing w:line="510" w:lineRule="exact"/>
        <w:ind w:right="-86" w:rightChars="-41"/>
        <w:rPr>
          <w:rFonts w:hint="eastAsia"/>
          <w:color w:val="000000"/>
          <w:sz w:val="28"/>
          <w:szCs w:val="28"/>
        </w:rPr>
      </w:pPr>
    </w:p>
    <w:sectPr>
      <w:headerReference r:id="rId5" w:type="default"/>
      <w:footerReference r:id="rId6"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altName w:val="宋体"/>
    <w:panose1 w:val="020B0604020202020204"/>
    <w:charset w:val="86"/>
    <w:family w:val="auto"/>
    <w:pitch w:val="default"/>
    <w:sig w:usb0="00000000" w:usb1="00000000" w:usb2="0000003F" w:usb3="00000000" w:csb0="603F01FF" w:csb1="FFFF0000"/>
  </w:font>
  <w:font w:name="Arail">
    <w:altName w:val="Segoe Print"/>
    <w:panose1 w:val="00000000000000000000"/>
    <w:charset w:val="00"/>
    <w:family w:val="auto"/>
    <w:pitch w:val="default"/>
    <w:sig w:usb0="00000000" w:usb1="00000000" w:usb2="00000000" w:usb3="00000000" w:csb0="00040001" w:csb1="00000000"/>
  </w:font>
  <w:font w:name="微软雅黑">
    <w:panose1 w:val="020B0503020204020204"/>
    <w:charset w:val="78"/>
    <w:family w:val="auto"/>
    <w:pitch w:val="default"/>
    <w:sig w:usb0="80000287" w:usb1="280F3C52" w:usb2="00000016" w:usb3="00000000" w:csb0="0004001F" w:csb1="00000000"/>
  </w:font>
  <w:font w:name="华文宋体">
    <w:altName w:val="宋体"/>
    <w:panose1 w:val="02010600040101010101"/>
    <w:charset w:val="7A"/>
    <w:family w:val="auto"/>
    <w:pitch w:val="default"/>
    <w:sig w:usb0="00000000" w:usb1="00000000" w:usb2="00000000" w:usb3="00000000" w:csb0="0004009F" w:csb1="DFD70000"/>
  </w:font>
  <w:font w:name="Segoe Print">
    <w:panose1 w:val="02000600000000000000"/>
    <w:charset w:val="00"/>
    <w:family w:val="auto"/>
    <w:pitch w:val="default"/>
    <w:sig w:usb0="0000028F" w:usb1="00000000" w:usb2="00000000" w:usb3="00000000" w:csb0="2000009F" w:csb1="47010000"/>
  </w:font>
  <w:font w:name="华文宋体">
    <w:altName w:val="宋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13</w:t>
                          </w:r>
                          <w:r>
                            <w:rPr>
                              <w:rFonts w:hint="eastAsia"/>
                              <w:sz w:val="18"/>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D+&#10;ZLLCtwEAAFUDAAAOAAAAAAAAAAEAIAAAAB4BAABkcnMvZTJvRG9jLnhtbFBLBQYAAAAABgAGAFkB&#10;AABHBQAAAAA=&#10;">
              <v:fill on="f" focussize="0,0"/>
              <v:stroke on="f"/>
              <v:imagedata o:title=""/>
              <o:lock v:ext="edit" aspectratio="f"/>
              <v:textbox inset="0mm,0mm,0mm,0mm"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13</w:t>
                    </w:r>
                    <w:r>
                      <w:rPr>
                        <w:rFonts w:hint="eastAsia"/>
                        <w:sz w:val="18"/>
                      </w:rPr>
                      <w:fldChar w:fldCharType="end"/>
                    </w:r>
                  </w:p>
                </w:txbxContent>
              </v:textbox>
            </v:shape>
          </w:pict>
        </mc:Fallback>
      </mc:AlternateContent>
    </w:r>
    <w:r>
      <w:drawing>
        <wp:inline distT="0" distB="0" distL="114300" distR="114300">
          <wp:extent cx="361950" cy="361950"/>
          <wp:effectExtent l="0" t="0" r="0" b="0"/>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1"/>
                  <a:stretch>
                    <a:fillRect/>
                  </a:stretch>
                </pic:blipFill>
                <pic:spPr>
                  <a:xfrm>
                    <a:off x="0" y="0"/>
                    <a:ext cx="361950" cy="361950"/>
                  </a:xfrm>
                  <a:prstGeom prst="rect">
                    <a:avLst/>
                  </a:prstGeom>
                  <a:noFill/>
                  <a:ln w="9525">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852TkLgBAABVAwAADgAAAAAAAAABACAAAAAeAQAAZHJzL2Uyb0RvYy54bWxQSwUGAAAAAAYABgBZ&#10;AQAASAUAAAAA&#10;">
              <v:fill on="f" focussize="0,0"/>
              <v:stroke on="f"/>
              <v:imagedata o:title=""/>
              <o:lock v:ext="edit" aspectratio="f"/>
              <v:textbox inset="0mm,0mm,0mm,0mm"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v:shape>
          </w:pict>
        </mc:Fallback>
      </mc:AlternateContent>
    </w:r>
    <w:r>
      <w:drawing>
        <wp:inline distT="0" distB="0" distL="114300" distR="114300">
          <wp:extent cx="361950" cy="361950"/>
          <wp:effectExtent l="0" t="0" r="0" b="0"/>
          <wp:docPr id="8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3"/>
                  <pic:cNvPicPr>
                    <a:picLocks noChangeAspect="1"/>
                  </pic:cNvPicPr>
                </pic:nvPicPr>
                <pic:blipFill>
                  <a:blip r:embed="rId1"/>
                  <a:stretch>
                    <a:fillRect/>
                  </a:stretch>
                </pic:blipFill>
                <pic:spPr>
                  <a:xfrm>
                    <a:off x="0" y="0"/>
                    <a:ext cx="361950" cy="361950"/>
                  </a:xfrm>
                  <a:prstGeom prst="rect">
                    <a:avLst/>
                  </a:prstGeom>
                  <a:noFill/>
                  <a:ln w="9525">
                    <a:noFill/>
                  </a:ln>
                </pic:spPr>
              </pic:pic>
            </a:graphicData>
          </a:graphic>
        </wp:inline>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pPr>
    <w:r>
      <w:drawing>
        <wp:inline distT="0" distB="0" distL="114300" distR="114300">
          <wp:extent cx="2400300" cy="558800"/>
          <wp:effectExtent l="0" t="0" r="0" b="1270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1"/>
                  <a:stretch>
                    <a:fillRect/>
                  </a:stretch>
                </pic:blipFill>
                <pic:spPr>
                  <a:xfrm>
                    <a:off x="0" y="0"/>
                    <a:ext cx="2400300" cy="558800"/>
                  </a:xfrm>
                  <a:prstGeom prst="rect">
                    <a:avLst/>
                  </a:prstGeom>
                  <a:noFill/>
                  <a:ln w="9525">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pPr>
    <w:r>
      <w:drawing>
        <wp:inline distT="0" distB="0" distL="114300" distR="114300">
          <wp:extent cx="2400300" cy="558800"/>
          <wp:effectExtent l="0" t="0" r="0" b="12700"/>
          <wp:docPr id="8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2"/>
                  <pic:cNvPicPr>
                    <a:picLocks noChangeAspect="1"/>
                  </pic:cNvPicPr>
                </pic:nvPicPr>
                <pic:blipFill>
                  <a:blip r:embed="rId1"/>
                  <a:stretch>
                    <a:fillRect/>
                  </a:stretch>
                </pic:blipFill>
                <pic:spPr>
                  <a:xfrm>
                    <a:off x="0" y="0"/>
                    <a:ext cx="2400300" cy="55880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tentative="0">
      <w:start w:val="1"/>
      <w:numFmt w:val="chineseCounting"/>
      <w:suff w:val="nothing"/>
      <w:lvlText w:val="%1、"/>
      <w:lvlJc w:val="left"/>
    </w:lvl>
  </w:abstractNum>
  <w:abstractNum w:abstractNumId="1">
    <w:nsid w:val="00000002"/>
    <w:multiLevelType w:val="multilevel"/>
    <w:tmpl w:val="00000002"/>
    <w:lvl w:ilvl="0" w:tentative="0">
      <w:start w:val="2014"/>
      <w:numFmt w:val="decimal"/>
      <w:lvlText w:val="%1"/>
      <w:lvlJc w:val="left"/>
      <w:pPr>
        <w:ind w:left="1905" w:hanging="420"/>
      </w:pPr>
      <w:rPr>
        <w:rFonts w:hint="default"/>
      </w:rPr>
    </w:lvl>
    <w:lvl w:ilvl="1" w:tentative="0">
      <w:start w:val="1"/>
      <w:numFmt w:val="lowerLetter"/>
      <w:lvlText w:val="%2)"/>
      <w:lvlJc w:val="left"/>
      <w:pPr>
        <w:ind w:left="2325" w:hanging="420"/>
      </w:pPr>
    </w:lvl>
    <w:lvl w:ilvl="2" w:tentative="0">
      <w:start w:val="1"/>
      <w:numFmt w:val="lowerRoman"/>
      <w:lvlText w:val="%3."/>
      <w:lvlJc w:val="right"/>
      <w:pPr>
        <w:ind w:left="2745" w:hanging="420"/>
      </w:pPr>
    </w:lvl>
    <w:lvl w:ilvl="3" w:tentative="0">
      <w:start w:val="1"/>
      <w:numFmt w:val="decimal"/>
      <w:lvlText w:val="%4."/>
      <w:lvlJc w:val="left"/>
      <w:pPr>
        <w:ind w:left="3165" w:hanging="420"/>
      </w:pPr>
    </w:lvl>
    <w:lvl w:ilvl="4" w:tentative="0">
      <w:start w:val="1"/>
      <w:numFmt w:val="lowerLetter"/>
      <w:lvlText w:val="%5)"/>
      <w:lvlJc w:val="left"/>
      <w:pPr>
        <w:ind w:left="3585" w:hanging="420"/>
      </w:pPr>
    </w:lvl>
    <w:lvl w:ilvl="5" w:tentative="0">
      <w:start w:val="1"/>
      <w:numFmt w:val="lowerRoman"/>
      <w:lvlText w:val="%6."/>
      <w:lvlJc w:val="right"/>
      <w:pPr>
        <w:ind w:left="4005" w:hanging="420"/>
      </w:pPr>
    </w:lvl>
    <w:lvl w:ilvl="6" w:tentative="0">
      <w:start w:val="1"/>
      <w:numFmt w:val="decimal"/>
      <w:lvlText w:val="%7."/>
      <w:lvlJc w:val="left"/>
      <w:pPr>
        <w:ind w:left="4425" w:hanging="420"/>
      </w:pPr>
    </w:lvl>
    <w:lvl w:ilvl="7" w:tentative="0">
      <w:start w:val="1"/>
      <w:numFmt w:val="lowerLetter"/>
      <w:lvlText w:val="%8)"/>
      <w:lvlJc w:val="left"/>
      <w:pPr>
        <w:ind w:left="4845" w:hanging="420"/>
      </w:pPr>
    </w:lvl>
    <w:lvl w:ilvl="8" w:tentative="0">
      <w:start w:val="1"/>
      <w:numFmt w:val="lowerRoman"/>
      <w:lvlText w:val="%9."/>
      <w:lvlJc w:val="right"/>
      <w:pPr>
        <w:ind w:left="5265"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doNotShadeFormData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90A14"/>
    <w:rsid w:val="00492EAA"/>
    <w:rsid w:val="004E0D2B"/>
    <w:rsid w:val="0050516A"/>
    <w:rsid w:val="006331F4"/>
    <w:rsid w:val="00BB677F"/>
    <w:rsid w:val="00FD641B"/>
    <w:rsid w:val="164E54AB"/>
    <w:rsid w:val="1B4333C7"/>
    <w:rsid w:val="1B6B2031"/>
    <w:rsid w:val="1C826B28"/>
    <w:rsid w:val="1D4914C8"/>
    <w:rsid w:val="24AC1811"/>
    <w:rsid w:val="25BA17B8"/>
    <w:rsid w:val="2A0466B4"/>
    <w:rsid w:val="2A9B0885"/>
    <w:rsid w:val="30200D5B"/>
    <w:rsid w:val="3072730F"/>
    <w:rsid w:val="339971CC"/>
    <w:rsid w:val="350109E0"/>
    <w:rsid w:val="39001246"/>
    <w:rsid w:val="3D9D5DDC"/>
    <w:rsid w:val="4ACD0FA9"/>
    <w:rsid w:val="4B2A28EA"/>
    <w:rsid w:val="4B515797"/>
    <w:rsid w:val="4BF22A70"/>
    <w:rsid w:val="53436DF4"/>
    <w:rsid w:val="53F24BD9"/>
    <w:rsid w:val="579E0BF8"/>
    <w:rsid w:val="5E870843"/>
    <w:rsid w:val="60902AE3"/>
    <w:rsid w:val="617D019E"/>
    <w:rsid w:val="625E7F8C"/>
    <w:rsid w:val="66511BFF"/>
    <w:rsid w:val="66A377C8"/>
    <w:rsid w:val="6C5C76C1"/>
    <w:rsid w:val="6DD54756"/>
    <w:rsid w:val="75865D90"/>
    <w:rsid w:val="7ABB71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5"/>
    <w:uiPriority w:val="0"/>
    <w:pPr>
      <w:keepNext/>
      <w:keepLines/>
      <w:spacing w:before="340" w:beforeLines="0" w:after="330" w:afterLines="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60"/>
    <w:uiPriority w:val="0"/>
    <w:pPr>
      <w:widowControl/>
      <w:jc w:val="left"/>
      <w:outlineLvl w:val="1"/>
    </w:pPr>
    <w:rPr>
      <w:rFonts w:ascii="宋体" w:hAnsi="宋体" w:eastAsia="宋体" w:cs="Times New Roman"/>
      <w:b/>
      <w:bCs/>
      <w:kern w:val="0"/>
      <w:sz w:val="36"/>
      <w:szCs w:val="36"/>
    </w:rPr>
  </w:style>
  <w:style w:type="paragraph" w:styleId="4">
    <w:name w:val="heading 3"/>
    <w:basedOn w:val="1"/>
    <w:next w:val="1"/>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47"/>
    <w:uiPriority w:val="0"/>
    <w:pPr>
      <w:widowControl/>
      <w:spacing w:before="100" w:beforeLines="0" w:beforeAutospacing="1" w:after="100" w:afterLines="0" w:afterAutospacing="1"/>
      <w:jc w:val="left"/>
      <w:outlineLvl w:val="3"/>
    </w:pPr>
    <w:rPr>
      <w:rFonts w:ascii="宋体" w:hAnsi="宋体" w:eastAsia="宋体" w:cs="宋体"/>
      <w:b/>
      <w:bCs/>
      <w:kern w:val="0"/>
      <w:sz w:val="24"/>
      <w:szCs w:val="24"/>
    </w:rPr>
  </w:style>
  <w:style w:type="character" w:default="1" w:styleId="10">
    <w:name w:val="Default Paragraph Font"/>
    <w:uiPriority w:val="0"/>
    <w:rPr>
      <w:rFonts w:ascii="Times New Roman" w:hAnsi="Times New Roman" w:eastAsia="宋体" w:cs="Times New Roman"/>
    </w:rPr>
  </w:style>
  <w:style w:type="table" w:default="1" w:styleId="22">
    <w:name w:val="Normal Table"/>
    <w:uiPriority w:val="0"/>
    <w:rPr>
      <w:rFonts w:ascii="Times New Roman" w:hAnsi="Times New Roman" w:eastAsia="宋体" w:cs="Times New Roman"/>
    </w:rPr>
    <w:tblPr>
      <w:tblLayout w:type="fixed"/>
      <w:tblCellMar>
        <w:top w:w="0" w:type="dxa"/>
        <w:left w:w="108" w:type="dxa"/>
        <w:bottom w:w="0" w:type="dxa"/>
        <w:right w:w="108" w:type="dxa"/>
      </w:tblCellMar>
    </w:tblPr>
  </w:style>
  <w:style w:type="paragraph" w:styleId="6">
    <w:name w:val="Balloon Text"/>
    <w:basedOn w:val="1"/>
    <w:link w:val="36"/>
    <w:qFormat/>
    <w:uiPriority w:val="0"/>
    <w:rPr>
      <w:rFonts w:ascii="Times New Roman" w:hAnsi="Times New Roman" w:eastAsia="宋体" w:cs="Times New Roman"/>
      <w:sz w:val="18"/>
      <w:szCs w:val="18"/>
    </w:rPr>
  </w:style>
  <w:style w:type="paragraph" w:styleId="7">
    <w:name w:val="footer"/>
    <w:basedOn w:val="1"/>
    <w:link w:val="48"/>
    <w:uiPriority w:val="0"/>
    <w:pPr>
      <w:tabs>
        <w:tab w:val="center" w:pos="4153"/>
        <w:tab w:val="right" w:pos="8306"/>
      </w:tabs>
      <w:snapToGrid w:val="0"/>
      <w:jc w:val="left"/>
    </w:pPr>
    <w:rPr>
      <w:rFonts w:ascii="Times New Roman" w:hAnsi="Times New Roman" w:eastAsia="宋体" w:cs="Times New Roman"/>
      <w:sz w:val="18"/>
      <w:szCs w:val="18"/>
    </w:rPr>
  </w:style>
  <w:style w:type="paragraph" w:styleId="8">
    <w:name w:val="header"/>
    <w:basedOn w:val="1"/>
    <w:link w:val="61"/>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9">
    <w:name w:val="Normal (Web)"/>
    <w:basedOn w:val="1"/>
    <w:uiPriority w:val="0"/>
    <w:pPr>
      <w:widowControl/>
      <w:spacing w:before="100" w:beforeLines="0" w:beforeAutospacing="1" w:after="100" w:afterLines="0" w:afterAutospacing="1"/>
      <w:jc w:val="left"/>
    </w:pPr>
    <w:rPr>
      <w:rFonts w:ascii="宋体" w:hAnsi="宋体" w:eastAsia="宋体" w:cs="宋体"/>
      <w:kern w:val="0"/>
      <w:sz w:val="24"/>
      <w:szCs w:val="24"/>
    </w:rPr>
  </w:style>
  <w:style w:type="character" w:styleId="11">
    <w:name w:val="Strong"/>
    <w:uiPriority w:val="0"/>
    <w:rPr>
      <w:rFonts w:ascii="Times New Roman" w:hAnsi="Times New Roman" w:eastAsia="宋体" w:cs="Times New Roman"/>
      <w:b/>
      <w:bCs/>
    </w:rPr>
  </w:style>
  <w:style w:type="character" w:styleId="12">
    <w:name w:val="page number"/>
    <w:qFormat/>
    <w:uiPriority w:val="0"/>
    <w:rPr>
      <w:rFonts w:ascii="Times New Roman" w:hAnsi="Times New Roman" w:eastAsia="宋体" w:cs="Times New Roman"/>
    </w:rPr>
  </w:style>
  <w:style w:type="character" w:styleId="13">
    <w:name w:val="FollowedHyperlink"/>
    <w:uiPriority w:val="0"/>
    <w:rPr>
      <w:rFonts w:ascii="Times New Roman" w:hAnsi="Times New Roman" w:eastAsia="宋体" w:cs="Times New Roman"/>
      <w:color w:val="136EC2"/>
      <w:u w:val="single"/>
    </w:rPr>
  </w:style>
  <w:style w:type="character" w:styleId="14">
    <w:name w:val="Emphasis"/>
    <w:qFormat/>
    <w:uiPriority w:val="0"/>
    <w:rPr>
      <w:rFonts w:ascii="Times New Roman" w:hAnsi="Times New Roman" w:eastAsia="宋体" w:cs="Times New Roman"/>
    </w:rPr>
  </w:style>
  <w:style w:type="character" w:styleId="15">
    <w:name w:val="HTML Definition"/>
    <w:uiPriority w:val="0"/>
    <w:rPr>
      <w:rFonts w:ascii="Times New Roman" w:hAnsi="Times New Roman" w:eastAsia="宋体" w:cs="Times New Roman"/>
    </w:rPr>
  </w:style>
  <w:style w:type="character" w:styleId="16">
    <w:name w:val="HTML Variable"/>
    <w:uiPriority w:val="0"/>
    <w:rPr>
      <w:rFonts w:ascii="Times New Roman" w:hAnsi="Times New Roman" w:eastAsia="宋体" w:cs="Times New Roman"/>
    </w:rPr>
  </w:style>
  <w:style w:type="character" w:styleId="17">
    <w:name w:val="Hyperlink"/>
    <w:qFormat/>
    <w:uiPriority w:val="0"/>
    <w:rPr>
      <w:rFonts w:ascii="Times New Roman" w:hAnsi="Times New Roman" w:eastAsia="宋体" w:cs="Times New Roman"/>
      <w:color w:val="0000FF"/>
      <w:u w:val="single"/>
    </w:rPr>
  </w:style>
  <w:style w:type="character" w:styleId="18">
    <w:name w:val="HTML Code"/>
    <w:uiPriority w:val="0"/>
    <w:rPr>
      <w:rFonts w:ascii="Courier New" w:hAnsi="Courier New" w:eastAsia="Courier New" w:cs="Courier New"/>
      <w:sz w:val="20"/>
    </w:rPr>
  </w:style>
  <w:style w:type="character" w:styleId="19">
    <w:name w:val="HTML Cite"/>
    <w:uiPriority w:val="0"/>
    <w:rPr>
      <w:rFonts w:ascii="Times New Roman" w:hAnsi="Times New Roman" w:eastAsia="宋体" w:cs="Times New Roman"/>
    </w:rPr>
  </w:style>
  <w:style w:type="character" w:styleId="20">
    <w:name w:val="HTML Keyboard"/>
    <w:uiPriority w:val="0"/>
    <w:rPr>
      <w:rFonts w:ascii="Courier New" w:hAnsi="Courier New" w:eastAsia="Courier New" w:cs="Courier New"/>
      <w:sz w:val="20"/>
    </w:rPr>
  </w:style>
  <w:style w:type="character" w:styleId="21">
    <w:name w:val="HTML Sample"/>
    <w:uiPriority w:val="0"/>
    <w:rPr>
      <w:rFonts w:ascii="Courier New" w:hAnsi="Courier New" w:eastAsia="Courier New" w:cs="Courier New"/>
    </w:rPr>
  </w:style>
  <w:style w:type="paragraph" w:customStyle="1" w:styleId="23">
    <w:name w:val="p15"/>
    <w:basedOn w:val="1"/>
    <w:uiPriority w:val="0"/>
    <w:pPr>
      <w:widowControl/>
      <w:ind w:firstLine="420"/>
    </w:pPr>
    <w:rPr>
      <w:rFonts w:ascii="Calibri" w:hAnsi="Calibri" w:eastAsia="宋体" w:cs="宋体"/>
      <w:kern w:val="0"/>
      <w:szCs w:val="21"/>
    </w:rPr>
  </w:style>
  <w:style w:type="paragraph" w:customStyle="1" w:styleId="24">
    <w:name w:val="样式1"/>
    <w:basedOn w:val="1"/>
    <w:qFormat/>
    <w:uiPriority w:val="0"/>
    <w:pPr>
      <w:jc w:val="center"/>
    </w:pPr>
    <w:rPr>
      <w:rFonts w:ascii="Times New Roman" w:hAnsi="Times New Roman" w:eastAsia="宋体" w:cs="Times New Roman"/>
      <w:szCs w:val="20"/>
    </w:rPr>
  </w:style>
  <w:style w:type="paragraph" w:customStyle="1" w:styleId="25">
    <w:name w:val="List Paragraph"/>
    <w:basedOn w:val="1"/>
    <w:uiPriority w:val="0"/>
    <w:pPr>
      <w:ind w:firstLine="420" w:firstLineChars="200"/>
    </w:pPr>
    <w:rPr>
      <w:rFonts w:ascii="Times New Roman" w:hAnsi="Times New Roman" w:eastAsia="宋体" w:cs="Times New Roman"/>
    </w:rPr>
  </w:style>
  <w:style w:type="paragraph" w:customStyle="1" w:styleId="26">
    <w:name w:val="p18"/>
    <w:basedOn w:val="1"/>
    <w:uiPriority w:val="0"/>
    <w:pPr>
      <w:widowControl/>
      <w:pBdr>
        <w:bottom w:val="single" w:color="auto" w:sz="6" w:space="1"/>
      </w:pBdr>
      <w:jc w:val="center"/>
    </w:pPr>
    <w:rPr>
      <w:rFonts w:ascii="Times New Roman" w:hAnsi="Times New Roman" w:eastAsia="宋体" w:cs="Times New Roman"/>
      <w:kern w:val="0"/>
      <w:sz w:val="18"/>
      <w:szCs w:val="18"/>
    </w:rPr>
  </w:style>
  <w:style w:type="paragraph" w:customStyle="1" w:styleId="27">
    <w:name w:val="Table Paragraph"/>
    <w:basedOn w:val="1"/>
    <w:uiPriority w:val="0"/>
    <w:rPr>
      <w:rFonts w:ascii="Times New Roman" w:hAnsi="Times New Roman" w:eastAsia="宋体" w:cs="Times New Roman"/>
    </w:rPr>
  </w:style>
  <w:style w:type="paragraph" w:customStyle="1" w:styleId="28">
    <w:name w:val="cardlist-value"/>
    <w:basedOn w:val="1"/>
    <w:uiPriority w:val="0"/>
    <w:pPr>
      <w:widowControl/>
      <w:spacing w:before="100" w:beforeLines="0" w:beforeAutospacing="1" w:after="100" w:afterLines="0" w:afterAutospacing="1"/>
      <w:jc w:val="left"/>
    </w:pPr>
    <w:rPr>
      <w:rFonts w:ascii="宋体" w:hAnsi="宋体" w:eastAsia="宋体" w:cs="宋体"/>
      <w:kern w:val="0"/>
      <w:sz w:val="24"/>
      <w:szCs w:val="24"/>
    </w:rPr>
  </w:style>
  <w:style w:type="paragraph" w:customStyle="1" w:styleId="29">
    <w:name w:val="p0"/>
    <w:basedOn w:val="1"/>
    <w:uiPriority w:val="0"/>
    <w:pPr>
      <w:widowControl/>
    </w:pPr>
    <w:rPr>
      <w:rFonts w:ascii="Calibri" w:hAnsi="Calibri" w:eastAsia="宋体" w:cs="宋体"/>
      <w:szCs w:val="21"/>
    </w:rPr>
  </w:style>
  <w:style w:type="paragraph" w:customStyle="1" w:styleId="30">
    <w:name w:val="列出段落1"/>
    <w:basedOn w:val="1"/>
    <w:uiPriority w:val="0"/>
    <w:pPr>
      <w:ind w:firstLine="420" w:firstLineChars="200"/>
    </w:pPr>
    <w:rPr>
      <w:rFonts w:ascii="Times New Roman" w:hAnsi="Times New Roman" w:eastAsia="宋体" w:cs="Times New Roman"/>
    </w:rPr>
  </w:style>
  <w:style w:type="paragraph" w:customStyle="1" w:styleId="31">
    <w:name w:val="p17"/>
    <w:basedOn w:val="1"/>
    <w:uiPriority w:val="0"/>
    <w:pPr>
      <w:widowControl/>
      <w:jc w:val="left"/>
    </w:pPr>
    <w:rPr>
      <w:rFonts w:ascii="Times New Roman" w:hAnsi="Times New Roman" w:eastAsia="宋体" w:cs="Times New Roman"/>
      <w:kern w:val="0"/>
      <w:sz w:val="18"/>
      <w:szCs w:val="18"/>
    </w:rPr>
  </w:style>
  <w:style w:type="paragraph" w:customStyle="1" w:styleId="32">
    <w:name w:val="cardlist-name"/>
    <w:basedOn w:val="1"/>
    <w:uiPriority w:val="0"/>
    <w:pPr>
      <w:widowControl/>
      <w:spacing w:before="100" w:beforeLines="0" w:beforeAutospacing="1" w:after="100" w:afterLines="0" w:afterAutospacing="1"/>
      <w:jc w:val="left"/>
    </w:pPr>
    <w:rPr>
      <w:rFonts w:ascii="宋体" w:hAnsi="宋体" w:eastAsia="宋体" w:cs="宋体"/>
      <w:kern w:val="0"/>
      <w:sz w:val="24"/>
      <w:szCs w:val="24"/>
    </w:rPr>
  </w:style>
  <w:style w:type="paragraph" w:customStyle="1" w:styleId="33">
    <w:name w:val="正文 A"/>
    <w:uiPriority w:val="0"/>
    <w:pPr>
      <w:widowControl w:val="0"/>
      <w:jc w:val="both"/>
    </w:pPr>
    <w:rPr>
      <w:rFonts w:ascii="Times New Roman" w:hAnsi="Times New Roman" w:eastAsia="Arial Unicode MS" w:cs="Arial Unicode MS"/>
      <w:color w:val="000000"/>
      <w:kern w:val="2"/>
      <w:sz w:val="21"/>
      <w:szCs w:val="21"/>
      <w:u w:val="none" w:color="000000"/>
      <w:lang w:val="en-US" w:eastAsia="zh-CN" w:bidi="ar-SA"/>
    </w:rPr>
  </w:style>
  <w:style w:type="paragraph" w:customStyle="1" w:styleId="34">
    <w:name w:val="p19"/>
    <w:basedOn w:val="1"/>
    <w:uiPriority w:val="0"/>
    <w:pPr>
      <w:widowControl/>
      <w:spacing w:line="330" w:lineRule="atLeast"/>
      <w:jc w:val="left"/>
    </w:pPr>
    <w:rPr>
      <w:rFonts w:ascii="Arial" w:hAnsi="Arial" w:eastAsia="宋体" w:cs="Arial"/>
      <w:kern w:val="0"/>
      <w:szCs w:val="21"/>
    </w:rPr>
  </w:style>
  <w:style w:type="character" w:customStyle="1" w:styleId="35">
    <w:name w:val="标题 1字符"/>
    <w:link w:val="2"/>
    <w:uiPriority w:val="0"/>
    <w:rPr>
      <w:rFonts w:ascii="Times New Roman" w:hAnsi="Times New Roman" w:eastAsia="宋体" w:cs="Times New Roman"/>
      <w:b/>
      <w:bCs/>
      <w:kern w:val="44"/>
      <w:sz w:val="44"/>
      <w:szCs w:val="44"/>
    </w:rPr>
  </w:style>
  <w:style w:type="character" w:customStyle="1" w:styleId="36">
    <w:name w:val="批注框文本字符"/>
    <w:link w:val="6"/>
    <w:uiPriority w:val="0"/>
    <w:rPr>
      <w:rFonts w:ascii="Times New Roman" w:hAnsi="Times New Roman" w:eastAsia="宋体" w:cs="Times New Roman"/>
      <w:sz w:val="18"/>
      <w:szCs w:val="18"/>
    </w:rPr>
  </w:style>
  <w:style w:type="character" w:customStyle="1" w:styleId="37">
    <w:name w:val="switch"/>
    <w:basedOn w:val="10"/>
    <w:uiPriority w:val="0"/>
    <w:rPr>
      <w:rFonts w:ascii="Times New Roman" w:hAnsi="Times New Roman" w:eastAsia="宋体" w:cs="Times New Roman"/>
    </w:rPr>
  </w:style>
  <w:style w:type="character" w:customStyle="1" w:styleId="38">
    <w:name w:val="bds_more7"/>
    <w:uiPriority w:val="0"/>
    <w:rPr>
      <w:rFonts w:hint="eastAsia" w:ascii="宋体" w:hAnsi="宋体" w:eastAsia="宋体" w:cs="宋体"/>
    </w:rPr>
  </w:style>
  <w:style w:type="character" w:customStyle="1" w:styleId="39">
    <w:name w:val="bds_more8"/>
    <w:basedOn w:val="10"/>
    <w:uiPriority w:val="0"/>
    <w:rPr>
      <w:rFonts w:ascii="Times New Roman" w:hAnsi="Times New Roman" w:eastAsia="宋体" w:cs="Times New Roman"/>
    </w:rPr>
  </w:style>
  <w:style w:type="character" w:customStyle="1" w:styleId="40">
    <w:name w:val="sidecatalog-index2"/>
    <w:uiPriority w:val="0"/>
    <w:rPr>
      <w:rFonts w:ascii="Arail" w:hAnsi="Arail" w:eastAsia="Arail" w:cs="Arail"/>
      <w:color w:val="999999"/>
      <w:sz w:val="21"/>
      <w:szCs w:val="21"/>
    </w:rPr>
  </w:style>
  <w:style w:type="character" w:customStyle="1" w:styleId="41">
    <w:name w:val="sidecatalog-dot"/>
    <w:basedOn w:val="10"/>
    <w:uiPriority w:val="0"/>
    <w:rPr>
      <w:rFonts w:ascii="Times New Roman" w:hAnsi="Times New Roman" w:eastAsia="宋体" w:cs="Times New Roman"/>
    </w:rPr>
  </w:style>
  <w:style w:type="character" w:customStyle="1" w:styleId="42">
    <w:name w:val="morelink-item"/>
    <w:uiPriority w:val="0"/>
    <w:rPr>
      <w:rFonts w:ascii="Times New Roman" w:hAnsi="Times New Roman" w:eastAsia="宋体" w:cs="Times New Roman"/>
    </w:rPr>
  </w:style>
  <w:style w:type="character" w:customStyle="1" w:styleId="43">
    <w:name w:val="sort1"/>
    <w:basedOn w:val="10"/>
    <w:uiPriority w:val="0"/>
    <w:rPr>
      <w:rFonts w:ascii="Times New Roman" w:hAnsi="Times New Roman" w:eastAsia="宋体" w:cs="Times New Roman"/>
    </w:rPr>
  </w:style>
  <w:style w:type="character" w:customStyle="1" w:styleId="44">
    <w:name w:val="bds_nopic1"/>
    <w:basedOn w:val="10"/>
    <w:uiPriority w:val="0"/>
    <w:rPr>
      <w:rFonts w:ascii="Times New Roman" w:hAnsi="Times New Roman" w:eastAsia="宋体" w:cs="Times New Roman"/>
    </w:rPr>
  </w:style>
  <w:style w:type="character" w:customStyle="1" w:styleId="45">
    <w:name w:val="sidecatalog-dot1"/>
    <w:basedOn w:val="10"/>
    <w:uiPriority w:val="0"/>
    <w:rPr>
      <w:rFonts w:ascii="Times New Roman" w:hAnsi="Times New Roman" w:eastAsia="宋体" w:cs="Times New Roman"/>
    </w:rPr>
  </w:style>
  <w:style w:type="character" w:customStyle="1" w:styleId="46">
    <w:name w:val="bds_more5"/>
    <w:basedOn w:val="10"/>
    <w:uiPriority w:val="0"/>
    <w:rPr>
      <w:rFonts w:ascii="Times New Roman" w:hAnsi="Times New Roman" w:eastAsia="宋体" w:cs="Times New Roman"/>
    </w:rPr>
  </w:style>
  <w:style w:type="character" w:customStyle="1" w:styleId="47">
    <w:name w:val="标题 4字符"/>
    <w:link w:val="5"/>
    <w:uiPriority w:val="0"/>
    <w:rPr>
      <w:rFonts w:ascii="宋体" w:hAnsi="宋体" w:eastAsia="宋体" w:cs="宋体"/>
      <w:b/>
      <w:bCs/>
      <w:kern w:val="0"/>
      <w:sz w:val="24"/>
      <w:szCs w:val="24"/>
    </w:rPr>
  </w:style>
  <w:style w:type="character" w:customStyle="1" w:styleId="48">
    <w:name w:val="页脚字符"/>
    <w:link w:val="7"/>
    <w:uiPriority w:val="0"/>
    <w:rPr>
      <w:rFonts w:ascii="Times New Roman" w:hAnsi="Times New Roman" w:eastAsia="宋体" w:cs="Times New Roman"/>
      <w:sz w:val="18"/>
      <w:szCs w:val="18"/>
    </w:rPr>
  </w:style>
  <w:style w:type="character" w:customStyle="1" w:styleId="49">
    <w:name w:val="plus"/>
    <w:uiPriority w:val="0"/>
    <w:rPr>
      <w:rFonts w:ascii="Times New Roman" w:hAnsi="Times New Roman" w:eastAsia="宋体" w:cs="Times New Roman"/>
      <w:b/>
      <w:vanish/>
      <w:color w:val="1F8DEF"/>
      <w:sz w:val="24"/>
      <w:szCs w:val="24"/>
    </w:rPr>
  </w:style>
  <w:style w:type="character" w:customStyle="1" w:styleId="50">
    <w:name w:val="desc"/>
    <w:uiPriority w:val="0"/>
    <w:rPr>
      <w:rFonts w:ascii="Times New Roman" w:hAnsi="Times New Roman" w:eastAsia="宋体" w:cs="Times New Roman"/>
      <w:color w:val="000000"/>
      <w:sz w:val="18"/>
      <w:szCs w:val="18"/>
    </w:rPr>
  </w:style>
  <w:style w:type="character" w:customStyle="1" w:styleId="51">
    <w:name w:val="op-map-singlepoint-info-right"/>
    <w:basedOn w:val="10"/>
    <w:uiPriority w:val="0"/>
    <w:rPr>
      <w:rFonts w:ascii="Times New Roman" w:hAnsi="Times New Roman" w:eastAsia="宋体" w:cs="Times New Roman"/>
    </w:rPr>
  </w:style>
  <w:style w:type="character" w:customStyle="1" w:styleId="52">
    <w:name w:val="apple-converted-space"/>
    <w:basedOn w:val="10"/>
    <w:uiPriority w:val="0"/>
    <w:rPr>
      <w:rFonts w:ascii="Times New Roman" w:hAnsi="Times New Roman" w:eastAsia="宋体" w:cs="Times New Roman"/>
    </w:rPr>
  </w:style>
  <w:style w:type="character" w:customStyle="1" w:styleId="53">
    <w:name w:val="lemmatitleh12"/>
    <w:basedOn w:val="10"/>
    <w:uiPriority w:val="0"/>
    <w:rPr>
      <w:rFonts w:ascii="Times New Roman" w:hAnsi="Times New Roman" w:eastAsia="宋体" w:cs="Times New Roman"/>
    </w:rPr>
  </w:style>
  <w:style w:type="character" w:customStyle="1" w:styleId="54">
    <w:name w:val="bds_more6"/>
    <w:basedOn w:val="10"/>
    <w:uiPriority w:val="0"/>
    <w:rPr>
      <w:rFonts w:ascii="Times New Roman" w:hAnsi="Times New Roman" w:eastAsia="宋体" w:cs="Times New Roman"/>
    </w:rPr>
  </w:style>
  <w:style w:type="character" w:customStyle="1" w:styleId="55">
    <w:name w:val="lemmatitleh1"/>
    <w:basedOn w:val="10"/>
    <w:uiPriority w:val="0"/>
    <w:rPr>
      <w:rFonts w:ascii="Times New Roman" w:hAnsi="Times New Roman" w:eastAsia="宋体" w:cs="Times New Roman"/>
    </w:rPr>
  </w:style>
  <w:style w:type="character" w:customStyle="1" w:styleId="56">
    <w:name w:val="title9"/>
    <w:basedOn w:val="10"/>
    <w:uiPriority w:val="0"/>
    <w:rPr>
      <w:rFonts w:ascii="Times New Roman" w:hAnsi="Times New Roman" w:eastAsia="宋体" w:cs="Times New Roman"/>
    </w:rPr>
  </w:style>
  <w:style w:type="character" w:customStyle="1" w:styleId="57">
    <w:name w:val="10"/>
    <w:uiPriority w:val="0"/>
    <w:rPr>
      <w:rFonts w:hint="default" w:ascii="Times New Roman" w:hAnsi="Times New Roman" w:eastAsia="宋体" w:cs="Times New Roman"/>
    </w:rPr>
  </w:style>
  <w:style w:type="character" w:customStyle="1" w:styleId="58">
    <w:name w:val="bds_more"/>
    <w:uiPriority w:val="0"/>
    <w:rPr>
      <w:rFonts w:hint="eastAsia" w:ascii="宋体" w:hAnsi="宋体" w:eastAsia="宋体" w:cs="宋体"/>
    </w:rPr>
  </w:style>
  <w:style w:type="character" w:customStyle="1" w:styleId="59">
    <w:name w:val="index"/>
    <w:basedOn w:val="10"/>
    <w:uiPriority w:val="0"/>
    <w:rPr>
      <w:rFonts w:ascii="Times New Roman" w:hAnsi="Times New Roman" w:eastAsia="宋体" w:cs="Times New Roman"/>
    </w:rPr>
  </w:style>
  <w:style w:type="character" w:customStyle="1" w:styleId="60">
    <w:name w:val="标题 2字符"/>
    <w:link w:val="3"/>
    <w:uiPriority w:val="0"/>
    <w:rPr>
      <w:rFonts w:ascii="宋体" w:hAnsi="宋体" w:eastAsia="宋体" w:cs="Times New Roman"/>
      <w:b/>
      <w:bCs/>
      <w:kern w:val="0"/>
      <w:sz w:val="36"/>
      <w:szCs w:val="36"/>
    </w:rPr>
  </w:style>
  <w:style w:type="character" w:customStyle="1" w:styleId="61">
    <w:name w:val="页眉字符"/>
    <w:link w:val="8"/>
    <w:uiPriority w:val="0"/>
    <w:rPr>
      <w:rFonts w:ascii="Times New Roman" w:hAnsi="Times New Roman" w:eastAsia="宋体" w:cs="Times New Roman"/>
      <w:sz w:val="18"/>
      <w:szCs w:val="18"/>
    </w:rPr>
  </w:style>
  <w:style w:type="character" w:customStyle="1" w:styleId="62">
    <w:name w:val="16"/>
    <w:uiPriority w:val="0"/>
    <w:rPr>
      <w:rFonts w:hint="default" w:ascii="Times New Roman" w:hAnsi="Times New Roman" w:eastAsia="宋体" w:cs="Times New Roman"/>
      <w:b/>
      <w:bCs/>
    </w:rPr>
  </w:style>
  <w:style w:type="character" w:customStyle="1" w:styleId="63">
    <w:name w:val="bds_nopic"/>
    <w:basedOn w:val="10"/>
    <w:uiPriority w:val="0"/>
    <w:rPr>
      <w:rFonts w:ascii="Times New Roman" w:hAnsi="Times New Roman" w:eastAsia="宋体" w:cs="Times New Roman"/>
    </w:rPr>
  </w:style>
  <w:style w:type="character" w:customStyle="1" w:styleId="64">
    <w:name w:val="sidecatalog-dot4"/>
    <w:basedOn w:val="10"/>
    <w:uiPriority w:val="0"/>
    <w:rPr>
      <w:rFonts w:ascii="Times New Roman" w:hAnsi="Times New Roman" w:eastAsia="宋体" w:cs="Times New Roman"/>
    </w:rPr>
  </w:style>
  <w:style w:type="character" w:customStyle="1" w:styleId="65">
    <w:name w:val="desc12"/>
    <w:uiPriority w:val="0"/>
    <w:rPr>
      <w:rFonts w:ascii="Times New Roman" w:hAnsi="Times New Roman" w:eastAsia="宋体" w:cs="Times New Roman"/>
      <w:color w:val="000000"/>
      <w:sz w:val="18"/>
      <w:szCs w:val="18"/>
    </w:rPr>
  </w:style>
  <w:style w:type="character" w:customStyle="1" w:styleId="66">
    <w:name w:val="bds_more4"/>
    <w:basedOn w:val="10"/>
    <w:uiPriority w:val="0"/>
    <w:rPr>
      <w:rFonts w:ascii="Times New Roman" w:hAnsi="Times New Roman" w:eastAsia="宋体" w:cs="Times New Roman"/>
    </w:rPr>
  </w:style>
  <w:style w:type="character" w:customStyle="1" w:styleId="67">
    <w:name w:val="sidecatalog-dot5"/>
    <w:basedOn w:val="10"/>
    <w:uiPriority w:val="0"/>
    <w:rPr>
      <w:rFonts w:ascii="Times New Roman" w:hAnsi="Times New Roman" w:eastAsia="宋体" w:cs="Times New Roman"/>
    </w:rPr>
  </w:style>
  <w:style w:type="character" w:customStyle="1" w:styleId="68">
    <w:name w:val="sidecatalog-index1"/>
    <w:uiPriority w:val="0"/>
    <w:rPr>
      <w:rFonts w:ascii="Arial" w:hAnsi="Arial" w:eastAsia="宋体" w:cs="Arial"/>
      <w:b/>
      <w:color w:val="999999"/>
      <w:sz w:val="21"/>
      <w:szCs w:val="21"/>
    </w:rPr>
  </w:style>
  <w:style w:type="character" w:customStyle="1" w:styleId="69">
    <w:name w:val="bds_more2"/>
    <w:basedOn w:val="10"/>
    <w:uiPriority w:val="0"/>
    <w:rPr>
      <w:rFonts w:ascii="Times New Roman" w:hAnsi="Times New Roman" w:eastAsia="宋体" w:cs="Times New Roman"/>
    </w:rPr>
  </w:style>
  <w:style w:type="character" w:customStyle="1" w:styleId="70">
    <w:name w:val="sort"/>
    <w:uiPriority w:val="0"/>
    <w:rPr>
      <w:rFonts w:ascii="Times New Roman" w:hAnsi="Times New Roman" w:eastAsia="宋体" w:cs="Times New Roman"/>
      <w:color w:val="FFFFFF"/>
      <w:bdr w:val="single" w:color="auto" w:sz="24" w:space="0"/>
    </w:rPr>
  </w:style>
  <w:style w:type="character" w:customStyle="1" w:styleId="71">
    <w:name w:val="polysemyred"/>
    <w:uiPriority w:val="0"/>
    <w:rPr>
      <w:rFonts w:ascii="Times New Roman" w:hAnsi="Times New Roman" w:eastAsia="宋体" w:cs="Times New Roman"/>
      <w:color w:val="FF6666"/>
      <w:sz w:val="18"/>
      <w:szCs w:val="18"/>
    </w:rPr>
  </w:style>
  <w:style w:type="character" w:customStyle="1" w:styleId="72">
    <w:name w:val="polysemyexp"/>
    <w:uiPriority w:val="0"/>
    <w:rPr>
      <w:rFonts w:ascii="Times New Roman" w:hAnsi="Times New Roman" w:eastAsia="宋体" w:cs="Times New Roman"/>
      <w:color w:val="AAAAAA"/>
      <w:sz w:val="18"/>
      <w:szCs w:val="18"/>
    </w:rPr>
  </w:style>
  <w:style w:type="character" w:customStyle="1" w:styleId="73">
    <w:name w:val="页码1"/>
    <w:uiPriority w:val="0"/>
    <w:rPr>
      <w:rFonts w:ascii="Times New Roman" w:hAnsi="Times New Roman" w:eastAsia="宋体" w:cs="Times New Roman"/>
    </w:rPr>
  </w:style>
  <w:style w:type="character" w:customStyle="1" w:styleId="74">
    <w:name w:val="bds_more9"/>
    <w:basedOn w:val="10"/>
    <w:uiPriority w:val="0"/>
    <w:rPr>
      <w:rFonts w:ascii="Times New Roman" w:hAnsi="Times New Roman" w:eastAsia="宋体" w:cs="Times New Roman"/>
    </w:rPr>
  </w:style>
  <w:style w:type="character" w:customStyle="1" w:styleId="75">
    <w:name w:val="15"/>
    <w:uiPriority w:val="0"/>
    <w:rPr>
      <w:rFonts w:hint="default" w:ascii="Times New Roman" w:hAnsi="Times New Roman" w:eastAsia="宋体" w:cs="Times New Roman"/>
    </w:rPr>
  </w:style>
  <w:style w:type="character" w:customStyle="1" w:styleId="76">
    <w:name w:val="bds_nopic2"/>
    <w:basedOn w:val="10"/>
    <w:uiPriority w:val="0"/>
    <w:rPr>
      <w:rFonts w:ascii="Times New Roman" w:hAnsi="Times New Roman" w:eastAsia="宋体" w:cs="Times New Roman"/>
    </w:rPr>
  </w:style>
  <w:style w:type="character" w:customStyle="1" w:styleId="77">
    <w:name w:val="color041"/>
    <w:uiPriority w:val="0"/>
    <w:rPr>
      <w:rFonts w:ascii="Times New Roman" w:hAnsi="Times New Roman" w:eastAsia="宋体" w:cs="Times New Roman"/>
      <w:color w:val="005EA6"/>
    </w:rPr>
  </w:style>
  <w:style w:type="character" w:customStyle="1" w:styleId="78">
    <w:name w:val="count3"/>
    <w:basedOn w:val="10"/>
    <w:uiPriority w:val="0"/>
    <w:rPr>
      <w:rFonts w:ascii="Times New Roman" w:hAnsi="Times New Roman" w:eastAsia="宋体" w:cs="Times New Roman"/>
    </w:rPr>
  </w:style>
  <w:style w:type="character" w:customStyle="1" w:styleId="79">
    <w:name w:val="bds_more3"/>
    <w:basedOn w:val="10"/>
    <w:uiPriority w:val="0"/>
    <w:rPr>
      <w:rFonts w:ascii="Times New Roman" w:hAnsi="Times New Roman" w:eastAsia="宋体" w:cs="Times New Roman"/>
    </w:rPr>
  </w:style>
  <w:style w:type="character" w:customStyle="1" w:styleId="80">
    <w:name w:val="bds_more1"/>
    <w:basedOn w:val="10"/>
    <w:uiPriority w:val="0"/>
    <w:rPr>
      <w:rFonts w:ascii="Times New Roman" w:hAnsi="Times New Roman"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4827</Words>
  <Characters>5581</Characters>
  <Lines>109</Lines>
  <Paragraphs>30</Paragraphs>
  <TotalTime>2</TotalTime>
  <ScaleCrop>false</ScaleCrop>
  <LinksUpToDate>false</LinksUpToDate>
  <CharactersWithSpaces>5879</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2016-07-11T11:58:00Z</dcterms:created>
  <dc:creator>tianxiang</dc:creator>
  <cp:lastModifiedBy>张伟131 2085 5778</cp:lastModifiedBy>
  <dcterms:modified xsi:type="dcterms:W3CDTF">2018-12-09T16:18:45Z</dcterms:modified>
  <dc:title>苏州市</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